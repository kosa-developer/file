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3C6" w:rsidRPr="001B6F38" w:rsidRDefault="001F23C6" w:rsidP="001B6F38">
      <w:pPr>
        <w:pStyle w:val="Heading5"/>
        <w:spacing w:line="360" w:lineRule="auto"/>
        <w:ind w:right="360"/>
        <w:jc w:val="center"/>
        <w:rPr>
          <w:rFonts w:ascii="Times New Roman" w:hAnsi="Times New Roman" w:cs="Times New Roman"/>
          <w:color w:val="000000" w:themeColor="text1"/>
        </w:rPr>
      </w:pPr>
    </w:p>
    <w:p w:rsidR="001F23C6" w:rsidRPr="001B6F38" w:rsidRDefault="001F23C6" w:rsidP="001B6F38">
      <w:pPr>
        <w:pStyle w:val="Heading5"/>
        <w:spacing w:line="360" w:lineRule="auto"/>
        <w:ind w:right="360"/>
        <w:jc w:val="center"/>
        <w:rPr>
          <w:rFonts w:ascii="Times New Roman" w:hAnsi="Times New Roman" w:cs="Times New Roman"/>
          <w:color w:val="000000" w:themeColor="text1"/>
        </w:rPr>
      </w:pPr>
    </w:p>
    <w:p w:rsidR="001F23C6" w:rsidRPr="001B6F38" w:rsidRDefault="001F23C6" w:rsidP="001B6F38">
      <w:pPr>
        <w:pStyle w:val="Heading5"/>
        <w:spacing w:line="360" w:lineRule="auto"/>
        <w:ind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PROPOSAL FOR</w:t>
      </w:r>
    </w:p>
    <w:p w:rsidR="001F23C6" w:rsidRPr="001B6F38" w:rsidRDefault="001F23C6" w:rsidP="001B6F38">
      <w:pPr>
        <w:spacing w:line="360" w:lineRule="auto"/>
        <w:rPr>
          <w:rFonts w:ascii="Times New Roman" w:hAnsi="Times New Roman" w:cs="Times New Roman"/>
        </w:rPr>
      </w:pPr>
    </w:p>
    <w:p w:rsidR="001F23C6" w:rsidRPr="001B6F38" w:rsidRDefault="001F23C6" w:rsidP="001B6F38">
      <w:pPr>
        <w:pStyle w:val="Heading5"/>
        <w:spacing w:line="360" w:lineRule="auto"/>
        <w:ind w:left="360"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THE</w:t>
      </w:r>
    </w:p>
    <w:p w:rsidR="001F23C6" w:rsidRPr="001B6F38" w:rsidRDefault="001F23C6" w:rsidP="001B6F38">
      <w:pPr>
        <w:spacing w:line="360" w:lineRule="auto"/>
        <w:rPr>
          <w:rFonts w:ascii="Times New Roman" w:hAnsi="Times New Roman" w:cs="Times New Roman"/>
          <w:color w:val="000000" w:themeColor="text1"/>
        </w:rPr>
      </w:pPr>
    </w:p>
    <w:p w:rsidR="001F23C6" w:rsidRPr="001B6F38" w:rsidRDefault="001F23C6" w:rsidP="001B6F38">
      <w:pPr>
        <w:pStyle w:val="Heading5"/>
        <w:spacing w:line="360" w:lineRule="auto"/>
        <w:ind w:left="360"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 xml:space="preserve">  SUPPLY, INSTALLATION AND MANAGEMENT</w:t>
      </w:r>
    </w:p>
    <w:p w:rsidR="001F23C6" w:rsidRPr="001B6F38" w:rsidRDefault="001F23C6" w:rsidP="001B6F38">
      <w:pPr>
        <w:spacing w:line="360" w:lineRule="auto"/>
        <w:rPr>
          <w:rFonts w:ascii="Times New Roman" w:hAnsi="Times New Roman" w:cs="Times New Roman"/>
          <w:color w:val="000000" w:themeColor="text1"/>
        </w:rPr>
      </w:pPr>
    </w:p>
    <w:p w:rsidR="001F23C6" w:rsidRPr="001B6F38" w:rsidRDefault="001F23C6" w:rsidP="001B6F38">
      <w:pPr>
        <w:pStyle w:val="Heading5"/>
        <w:spacing w:line="360" w:lineRule="auto"/>
        <w:ind w:left="360"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OF</w:t>
      </w:r>
    </w:p>
    <w:p w:rsidR="001F23C6" w:rsidRPr="001B6F38" w:rsidRDefault="001F23C6" w:rsidP="001B6F38">
      <w:pPr>
        <w:spacing w:after="0" w:line="360" w:lineRule="auto"/>
        <w:ind w:right="360"/>
        <w:rPr>
          <w:rFonts w:ascii="Times New Roman" w:hAnsi="Times New Roman" w:cs="Times New Roman"/>
          <w:color w:val="000000" w:themeColor="text1"/>
        </w:rPr>
      </w:pPr>
    </w:p>
    <w:p w:rsidR="001F23C6" w:rsidRPr="001B6F38" w:rsidRDefault="00AC6DAA" w:rsidP="001B6F38">
      <w:pPr>
        <w:pStyle w:val="Heading5"/>
        <w:spacing w:line="360" w:lineRule="auto"/>
        <w:ind w:left="360"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 xml:space="preserve">AUTOMATED CAR PARK SYSTEM </w:t>
      </w:r>
    </w:p>
    <w:p w:rsidR="001224EA" w:rsidRPr="001B6F38" w:rsidRDefault="001224EA" w:rsidP="001B6F38">
      <w:pPr>
        <w:spacing w:line="360" w:lineRule="auto"/>
        <w:jc w:val="center"/>
        <w:rPr>
          <w:rFonts w:ascii="Times New Roman" w:hAnsi="Times New Roman" w:cs="Times New Roman"/>
        </w:rPr>
      </w:pPr>
    </w:p>
    <w:p w:rsidR="001224EA" w:rsidRPr="001B6F38" w:rsidRDefault="001224EA" w:rsidP="001B6F38">
      <w:pPr>
        <w:pStyle w:val="Heading5"/>
        <w:spacing w:line="360" w:lineRule="auto"/>
        <w:ind w:left="360" w:right="360"/>
        <w:jc w:val="center"/>
        <w:rPr>
          <w:rFonts w:ascii="Times New Roman" w:hAnsi="Times New Roman" w:cs="Times New Roman"/>
          <w:color w:val="000000" w:themeColor="text1"/>
        </w:rPr>
      </w:pPr>
      <w:r w:rsidRPr="001B6F38">
        <w:rPr>
          <w:rFonts w:ascii="Times New Roman" w:hAnsi="Times New Roman" w:cs="Times New Roman"/>
          <w:color w:val="000000" w:themeColor="text1"/>
        </w:rPr>
        <w:t xml:space="preserve">FOR </w:t>
      </w:r>
    </w:p>
    <w:p w:rsidR="001224EA" w:rsidRPr="001B6F38" w:rsidRDefault="001224EA" w:rsidP="001B6F38">
      <w:pPr>
        <w:pStyle w:val="Heading5"/>
        <w:spacing w:line="360" w:lineRule="auto"/>
        <w:ind w:left="360" w:right="360"/>
        <w:jc w:val="center"/>
        <w:rPr>
          <w:rFonts w:ascii="Times New Roman" w:hAnsi="Times New Roman" w:cs="Times New Roman"/>
          <w:color w:val="000000" w:themeColor="text1"/>
        </w:rPr>
      </w:pPr>
    </w:p>
    <w:p w:rsidR="001224EA" w:rsidRPr="001B6F38" w:rsidRDefault="004F77A5" w:rsidP="001B6F38">
      <w:pPr>
        <w:pStyle w:val="Heading5"/>
        <w:spacing w:line="360" w:lineRule="auto"/>
        <w:ind w:left="360" w:right="360"/>
        <w:jc w:val="center"/>
        <w:rPr>
          <w:rFonts w:ascii="Times New Roman" w:hAnsi="Times New Roman" w:cs="Times New Roman"/>
          <w:b/>
          <w:color w:val="000000" w:themeColor="text1"/>
        </w:rPr>
      </w:pPr>
      <w:r w:rsidRPr="001B6F38">
        <w:rPr>
          <w:rFonts w:ascii="Times New Roman" w:hAnsi="Times New Roman" w:cs="Times New Roman"/>
          <w:b/>
          <w:color w:val="000000" w:themeColor="text1"/>
        </w:rPr>
        <w:t>MBARARA HOSPITAL</w:t>
      </w:r>
    </w:p>
    <w:p w:rsidR="001F23C6" w:rsidRPr="001B6F38" w:rsidRDefault="001F23C6" w:rsidP="001B6F38">
      <w:pPr>
        <w:spacing w:line="360" w:lineRule="auto"/>
        <w:rPr>
          <w:rFonts w:ascii="Times New Roman" w:hAnsi="Times New Roman" w:cs="Times New Roman"/>
          <w:color w:val="000000" w:themeColor="text1"/>
        </w:rPr>
      </w:pPr>
    </w:p>
    <w:p w:rsidR="001F23C6" w:rsidRPr="001B6F38" w:rsidRDefault="001F23C6" w:rsidP="001B6F38">
      <w:pPr>
        <w:spacing w:line="360" w:lineRule="auto"/>
        <w:rPr>
          <w:rFonts w:ascii="Times New Roman" w:hAnsi="Times New Roman" w:cs="Times New Roman"/>
        </w:rPr>
      </w:pPr>
    </w:p>
    <w:p w:rsidR="00C50E8C" w:rsidRPr="001B6F38" w:rsidRDefault="00B77667" w:rsidP="001B6F38">
      <w:pPr>
        <w:spacing w:line="360" w:lineRule="auto"/>
        <w:ind w:left="360" w:right="360"/>
        <w:jc w:val="center"/>
        <w:rPr>
          <w:rFonts w:ascii="Times New Roman" w:hAnsi="Times New Roman" w:cs="Times New Roman"/>
          <w:smallCaps/>
          <w:color w:val="000000" w:themeColor="text1"/>
        </w:rPr>
      </w:pPr>
      <w:r w:rsidRPr="001B6F38">
        <w:rPr>
          <w:rFonts w:ascii="Times New Roman" w:hAnsi="Times New Roman" w:cs="Times New Roman"/>
          <w:smallCaps/>
          <w:color w:val="000000" w:themeColor="text1"/>
        </w:rPr>
        <w:t xml:space="preserve">By </w:t>
      </w:r>
    </w:p>
    <w:p w:rsidR="001F23C6" w:rsidRPr="001B6F38" w:rsidRDefault="00B77667" w:rsidP="001B6F38">
      <w:pPr>
        <w:spacing w:line="360" w:lineRule="auto"/>
        <w:ind w:left="360" w:right="360"/>
        <w:jc w:val="center"/>
        <w:rPr>
          <w:rFonts w:ascii="Times New Roman" w:hAnsi="Times New Roman" w:cs="Times New Roman"/>
          <w:b/>
          <w:smallCaps/>
          <w:color w:val="000000" w:themeColor="text1"/>
        </w:rPr>
      </w:pPr>
      <w:r w:rsidRPr="001B6F38">
        <w:rPr>
          <w:rFonts w:ascii="Times New Roman" w:hAnsi="Times New Roman" w:cs="Times New Roman"/>
          <w:b/>
          <w:smallCaps/>
          <w:color w:val="000000" w:themeColor="text1"/>
        </w:rPr>
        <w:t>KAMPALA ACCESS &amp; PARKING SERVICES</w:t>
      </w:r>
      <w:r w:rsidR="00C50E8C" w:rsidRPr="001B6F38">
        <w:rPr>
          <w:rFonts w:ascii="Times New Roman" w:hAnsi="Times New Roman" w:cs="Times New Roman"/>
          <w:b/>
          <w:smallCaps/>
          <w:color w:val="000000" w:themeColor="text1"/>
        </w:rPr>
        <w:t xml:space="preserve"> LTD</w:t>
      </w:r>
    </w:p>
    <w:p w:rsidR="00925510" w:rsidRPr="001B6F38" w:rsidRDefault="00925510" w:rsidP="001B6F38">
      <w:pPr>
        <w:spacing w:line="360" w:lineRule="auto"/>
        <w:ind w:left="360" w:right="360"/>
        <w:jc w:val="center"/>
        <w:rPr>
          <w:rFonts w:ascii="Times New Roman" w:hAnsi="Times New Roman" w:cs="Times New Roman"/>
          <w:color w:val="000000" w:themeColor="text1"/>
        </w:rPr>
      </w:pPr>
    </w:p>
    <w:p w:rsidR="001F23C6" w:rsidRPr="001B6F38" w:rsidRDefault="00C50E8C" w:rsidP="001B6F38">
      <w:pPr>
        <w:pStyle w:val="Heading5"/>
        <w:spacing w:line="360" w:lineRule="auto"/>
        <w:ind w:left="360" w:right="360"/>
        <w:jc w:val="center"/>
        <w:rPr>
          <w:rFonts w:ascii="Times New Roman" w:hAnsi="Times New Roman" w:cs="Times New Roman"/>
          <w:b/>
          <w:i/>
          <w:color w:val="000000" w:themeColor="text1"/>
        </w:rPr>
      </w:pPr>
      <w:r w:rsidRPr="001B6F38">
        <w:rPr>
          <w:rFonts w:ascii="Times New Roman" w:eastAsiaTheme="minorHAnsi" w:hAnsi="Times New Roman" w:cs="Times New Roman"/>
          <w:smallCaps/>
          <w:color w:val="000000" w:themeColor="text1"/>
        </w:rPr>
        <w:t>NOVEM</w:t>
      </w:r>
      <w:r w:rsidR="00B77667" w:rsidRPr="001B6F38">
        <w:rPr>
          <w:rFonts w:ascii="Times New Roman" w:eastAsiaTheme="minorHAnsi" w:hAnsi="Times New Roman" w:cs="Times New Roman"/>
          <w:smallCaps/>
          <w:color w:val="000000" w:themeColor="text1"/>
        </w:rPr>
        <w:t>BER</w:t>
      </w:r>
      <w:r w:rsidR="00CC237A" w:rsidRPr="001B6F38">
        <w:rPr>
          <w:rFonts w:ascii="Times New Roman" w:eastAsiaTheme="minorHAnsi" w:hAnsi="Times New Roman" w:cs="Times New Roman"/>
          <w:smallCaps/>
          <w:color w:val="000000" w:themeColor="text1"/>
        </w:rPr>
        <w:t xml:space="preserve"> 2020</w:t>
      </w:r>
    </w:p>
    <w:p w:rsidR="001F23C6" w:rsidRPr="001B6F38" w:rsidRDefault="001F23C6" w:rsidP="001B6F38">
      <w:pPr>
        <w:pStyle w:val="Heading5"/>
        <w:spacing w:line="360" w:lineRule="auto"/>
        <w:ind w:left="360" w:right="360"/>
        <w:jc w:val="both"/>
        <w:rPr>
          <w:rFonts w:ascii="Times New Roman" w:hAnsi="Times New Roman" w:cs="Times New Roman"/>
        </w:rPr>
      </w:pPr>
      <w:r w:rsidRPr="001B6F38">
        <w:rPr>
          <w:rFonts w:ascii="Times New Roman" w:hAnsi="Times New Roman" w:cs="Times New Roman"/>
          <w:b/>
          <w:color w:val="000000" w:themeColor="text1"/>
        </w:rPr>
        <w:br w:type="page"/>
      </w:r>
    </w:p>
    <w:p w:rsidR="001F23C6" w:rsidRPr="001B6F38" w:rsidRDefault="001F23C6" w:rsidP="001B6F38">
      <w:pPr>
        <w:pStyle w:val="Heading5"/>
        <w:spacing w:line="360" w:lineRule="auto"/>
        <w:ind w:left="360" w:right="360"/>
        <w:jc w:val="both"/>
        <w:rPr>
          <w:rFonts w:ascii="Times New Roman" w:hAnsi="Times New Roman" w:cs="Times New Roman"/>
        </w:rPr>
      </w:pPr>
    </w:p>
    <w:p w:rsidR="001F23C6" w:rsidRPr="001B6F38" w:rsidRDefault="000F504A" w:rsidP="001B6F38">
      <w:pPr>
        <w:pStyle w:val="Heading5"/>
        <w:tabs>
          <w:tab w:val="left" w:pos="2055"/>
          <w:tab w:val="left" w:pos="2115"/>
        </w:tabs>
        <w:spacing w:line="360" w:lineRule="auto"/>
        <w:rPr>
          <w:rFonts w:ascii="Times New Roman" w:hAnsi="Times New Roman" w:cs="Times New Roman"/>
          <w:b/>
          <w:color w:val="000000" w:themeColor="text1"/>
        </w:rPr>
      </w:pPr>
      <w:r w:rsidRPr="001B6F38">
        <w:rPr>
          <w:rFonts w:ascii="Times New Roman" w:hAnsi="Times New Roman" w:cs="Times New Roman"/>
          <w:b/>
          <w:color w:val="000000" w:themeColor="text1"/>
        </w:rPr>
        <w:tab/>
      </w:r>
      <w:r w:rsidR="002022F4" w:rsidRPr="001B6F38">
        <w:rPr>
          <w:rFonts w:ascii="Times New Roman" w:hAnsi="Times New Roman" w:cs="Times New Roman"/>
          <w:b/>
          <w:color w:val="000000" w:themeColor="text1"/>
        </w:rPr>
        <w:tab/>
      </w:r>
    </w:p>
    <w:p w:rsidR="000F504A" w:rsidRPr="001B6F38" w:rsidRDefault="000F504A" w:rsidP="001B6F38">
      <w:pPr>
        <w:pStyle w:val="Heading5"/>
        <w:spacing w:line="360" w:lineRule="auto"/>
        <w:ind w:left="1134"/>
        <w:jc w:val="both"/>
        <w:rPr>
          <w:rFonts w:ascii="Times New Roman" w:hAnsi="Times New Roman" w:cs="Times New Roman"/>
          <w:b/>
          <w:color w:val="000000" w:themeColor="text1"/>
        </w:rPr>
      </w:pPr>
    </w:p>
    <w:p w:rsidR="000F504A" w:rsidRPr="001B6F38" w:rsidRDefault="000F504A" w:rsidP="001B6F38">
      <w:pPr>
        <w:pStyle w:val="Heading5"/>
        <w:spacing w:line="360" w:lineRule="auto"/>
        <w:ind w:left="1134"/>
        <w:jc w:val="both"/>
        <w:rPr>
          <w:rFonts w:ascii="Times New Roman" w:hAnsi="Times New Roman" w:cs="Times New Roman"/>
          <w:b/>
          <w:color w:val="000000" w:themeColor="text1"/>
        </w:rPr>
      </w:pPr>
    </w:p>
    <w:p w:rsidR="001F23C6" w:rsidRPr="001B6F38" w:rsidRDefault="001F23C6" w:rsidP="001B6F38">
      <w:pPr>
        <w:pStyle w:val="Heading5"/>
        <w:spacing w:line="360" w:lineRule="auto"/>
        <w:ind w:left="1134"/>
        <w:jc w:val="both"/>
        <w:rPr>
          <w:rFonts w:ascii="Times New Roman" w:hAnsi="Times New Roman" w:cs="Times New Roman"/>
          <w:b/>
          <w:color w:val="000000" w:themeColor="text1"/>
        </w:rPr>
      </w:pPr>
      <w:r w:rsidRPr="001B6F38">
        <w:rPr>
          <w:rFonts w:ascii="Times New Roman" w:hAnsi="Times New Roman" w:cs="Times New Roman"/>
          <w:b/>
          <w:color w:val="000000" w:themeColor="text1"/>
        </w:rPr>
        <w:t>CONTENTS</w:t>
      </w:r>
      <w:bookmarkStart w:id="0" w:name="_Toc93732346"/>
    </w:p>
    <w:p w:rsidR="001F23C6" w:rsidRPr="001B6F38" w:rsidRDefault="001F23C6" w:rsidP="001B6F38">
      <w:pPr>
        <w:spacing w:line="360" w:lineRule="auto"/>
        <w:rPr>
          <w:rFonts w:ascii="Times New Roman" w:hAnsi="Times New Roman" w:cs="Times New Roman"/>
          <w:b/>
          <w:color w:val="000000" w:themeColor="text1"/>
        </w:rPr>
      </w:pPr>
    </w:p>
    <w:p w:rsidR="001F23C6" w:rsidRPr="001B6F38" w:rsidRDefault="001F23C6"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color w:val="000000" w:themeColor="text1"/>
        </w:rPr>
        <w:t xml:space="preserve">1. </w:t>
      </w:r>
      <w:r w:rsidRPr="001B6F38">
        <w:rPr>
          <w:rFonts w:ascii="Times New Roman" w:hAnsi="Times New Roman" w:cs="Times New Roman"/>
          <w:color w:val="000000" w:themeColor="text1"/>
        </w:rPr>
        <w:tab/>
        <w:t>Introduction</w:t>
      </w:r>
    </w:p>
    <w:p w:rsidR="001F23C6" w:rsidRPr="001B6F38" w:rsidRDefault="001F23C6"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color w:val="000000" w:themeColor="text1"/>
        </w:rPr>
        <w:t xml:space="preserve">2. </w:t>
      </w:r>
      <w:r w:rsidRPr="001B6F38">
        <w:rPr>
          <w:rFonts w:ascii="Times New Roman" w:hAnsi="Times New Roman" w:cs="Times New Roman"/>
          <w:color w:val="000000" w:themeColor="text1"/>
        </w:rPr>
        <w:tab/>
        <w:t>Benefits of Automation</w:t>
      </w:r>
    </w:p>
    <w:p w:rsidR="001F23C6" w:rsidRPr="001B6F38" w:rsidRDefault="001F23C6"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color w:val="000000" w:themeColor="text1"/>
        </w:rPr>
        <w:t xml:space="preserve">3. </w:t>
      </w:r>
      <w:r w:rsidRPr="001B6F38">
        <w:rPr>
          <w:rFonts w:ascii="Times New Roman" w:hAnsi="Times New Roman" w:cs="Times New Roman"/>
          <w:color w:val="000000" w:themeColor="text1"/>
        </w:rPr>
        <w:tab/>
        <w:t>Proposed Parking System</w:t>
      </w:r>
    </w:p>
    <w:p w:rsidR="001F23C6" w:rsidRPr="001B6F38" w:rsidRDefault="00925510"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rPr>
        <w:t xml:space="preserve">4. </w:t>
      </w:r>
      <w:r w:rsidRPr="001B6F38">
        <w:rPr>
          <w:rFonts w:ascii="Times New Roman" w:hAnsi="Times New Roman" w:cs="Times New Roman"/>
        </w:rPr>
        <w:tab/>
      </w:r>
      <w:r w:rsidR="001F23C6" w:rsidRPr="001B6F38">
        <w:rPr>
          <w:rFonts w:ascii="Times New Roman" w:hAnsi="Times New Roman" w:cs="Times New Roman"/>
          <w:color w:val="000000" w:themeColor="text1"/>
        </w:rPr>
        <w:t>Why KAPS</w:t>
      </w:r>
    </w:p>
    <w:p w:rsidR="00925510" w:rsidRPr="001B6F38" w:rsidRDefault="00925510"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color w:val="000000" w:themeColor="text1"/>
        </w:rPr>
        <w:t>5</w:t>
      </w:r>
      <w:r w:rsidR="001F23C6" w:rsidRPr="001B6F38">
        <w:rPr>
          <w:rFonts w:ascii="Times New Roman" w:hAnsi="Times New Roman" w:cs="Times New Roman"/>
          <w:color w:val="000000" w:themeColor="text1"/>
        </w:rPr>
        <w:t xml:space="preserve">. </w:t>
      </w:r>
      <w:r w:rsidR="001F23C6" w:rsidRPr="001B6F38">
        <w:rPr>
          <w:rFonts w:ascii="Times New Roman" w:hAnsi="Times New Roman" w:cs="Times New Roman"/>
          <w:color w:val="000000" w:themeColor="text1"/>
        </w:rPr>
        <w:tab/>
        <w:t>Financial Proposal</w:t>
      </w:r>
    </w:p>
    <w:p w:rsidR="001F23C6" w:rsidRPr="001B6F38" w:rsidRDefault="00925510" w:rsidP="001B6F38">
      <w:pPr>
        <w:pStyle w:val="Heading5"/>
        <w:keepLines w:val="0"/>
        <w:spacing w:before="0" w:line="360" w:lineRule="auto"/>
        <w:ind w:left="1701" w:hanging="567"/>
        <w:jc w:val="both"/>
        <w:rPr>
          <w:rFonts w:ascii="Times New Roman" w:hAnsi="Times New Roman" w:cs="Times New Roman"/>
          <w:color w:val="000000" w:themeColor="text1"/>
        </w:rPr>
      </w:pPr>
      <w:r w:rsidRPr="001B6F38">
        <w:rPr>
          <w:rFonts w:ascii="Times New Roman" w:hAnsi="Times New Roman" w:cs="Times New Roman"/>
          <w:color w:val="000000" w:themeColor="text1"/>
        </w:rPr>
        <w:t>6</w:t>
      </w:r>
      <w:r w:rsidR="001F23C6" w:rsidRPr="001B6F38">
        <w:rPr>
          <w:rFonts w:ascii="Times New Roman" w:hAnsi="Times New Roman" w:cs="Times New Roman"/>
          <w:color w:val="000000" w:themeColor="text1"/>
        </w:rPr>
        <w:t xml:space="preserve">. </w:t>
      </w:r>
      <w:r w:rsidR="001F23C6" w:rsidRPr="001B6F38">
        <w:rPr>
          <w:rFonts w:ascii="Times New Roman" w:hAnsi="Times New Roman" w:cs="Times New Roman"/>
          <w:color w:val="000000" w:themeColor="text1"/>
        </w:rPr>
        <w:tab/>
      </w:r>
      <w:r w:rsidR="006526D2" w:rsidRPr="001B6F38">
        <w:rPr>
          <w:rFonts w:ascii="Times New Roman" w:hAnsi="Times New Roman" w:cs="Times New Roman"/>
          <w:color w:val="000000" w:themeColor="text1"/>
        </w:rPr>
        <w:t>Equipment</w:t>
      </w:r>
      <w:r w:rsidR="001F23C6" w:rsidRPr="001B6F38">
        <w:rPr>
          <w:rFonts w:ascii="Times New Roman" w:hAnsi="Times New Roman" w:cs="Times New Roman"/>
          <w:color w:val="000000" w:themeColor="text1"/>
        </w:rPr>
        <w:t xml:space="preserve"> purchase option</w:t>
      </w:r>
    </w:p>
    <w:p w:rsidR="001F23C6" w:rsidRPr="001B6F38" w:rsidRDefault="001F23C6" w:rsidP="001B6F38">
      <w:pPr>
        <w:pStyle w:val="Heading5"/>
        <w:keepLines w:val="0"/>
        <w:spacing w:before="0" w:line="360" w:lineRule="auto"/>
        <w:ind w:left="1701" w:hanging="567"/>
        <w:jc w:val="both"/>
        <w:rPr>
          <w:rFonts w:ascii="Times New Roman" w:hAnsi="Times New Roman" w:cs="Times New Roman"/>
          <w:color w:val="000000" w:themeColor="text1"/>
        </w:rPr>
      </w:pPr>
    </w:p>
    <w:p w:rsidR="001F23C6" w:rsidRPr="001B6F38" w:rsidRDefault="001F23C6" w:rsidP="001B6F38">
      <w:pPr>
        <w:spacing w:line="360" w:lineRule="auto"/>
        <w:ind w:left="1701" w:hanging="567"/>
        <w:rPr>
          <w:rFonts w:ascii="Times New Roman" w:hAnsi="Times New Roman" w:cs="Times New Roman"/>
        </w:rPr>
      </w:pPr>
    </w:p>
    <w:p w:rsidR="001F23C6" w:rsidRPr="001B6F38" w:rsidRDefault="001F23C6" w:rsidP="001B6F38">
      <w:pPr>
        <w:pStyle w:val="Heading5"/>
        <w:spacing w:line="360" w:lineRule="auto"/>
        <w:ind w:left="1701" w:hanging="567"/>
        <w:rPr>
          <w:rFonts w:ascii="Times New Roman" w:hAnsi="Times New Roman" w:cs="Times New Roman"/>
        </w:rPr>
      </w:pPr>
    </w:p>
    <w:p w:rsidR="001F23C6" w:rsidRPr="001B6F38" w:rsidRDefault="001F23C6" w:rsidP="001B6F38">
      <w:pPr>
        <w:spacing w:line="360" w:lineRule="auto"/>
        <w:ind w:left="1701" w:hanging="567"/>
        <w:jc w:val="both"/>
        <w:rPr>
          <w:rFonts w:ascii="Times New Roman" w:hAnsi="Times New Roman" w:cs="Times New Roman"/>
        </w:rPr>
      </w:pPr>
    </w:p>
    <w:bookmarkEnd w:id="0"/>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spacing w:line="360" w:lineRule="auto"/>
        <w:jc w:val="both"/>
        <w:rPr>
          <w:rFonts w:ascii="Times New Roman" w:hAnsi="Times New Roman" w:cs="Times New Roman"/>
          <w:b/>
          <w:bCs/>
        </w:rPr>
      </w:pPr>
    </w:p>
    <w:p w:rsidR="001F23C6" w:rsidRPr="001B6F38" w:rsidRDefault="001F23C6"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Introduction</w:t>
      </w:r>
    </w:p>
    <w:p w:rsidR="001F23C6" w:rsidRPr="001B6F38" w:rsidRDefault="001F23C6" w:rsidP="001B6F38">
      <w:pPr>
        <w:pStyle w:val="ListParagraph"/>
        <w:spacing w:after="0" w:line="360" w:lineRule="auto"/>
        <w:ind w:left="0"/>
        <w:jc w:val="both"/>
        <w:rPr>
          <w:rFonts w:ascii="Times New Roman" w:hAnsi="Times New Roman"/>
          <w:b/>
          <w:caps/>
          <w:sz w:val="24"/>
          <w:szCs w:val="24"/>
        </w:rPr>
      </w:pPr>
    </w:p>
    <w:p w:rsidR="007B603A"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 xml:space="preserve">The </w:t>
      </w:r>
      <w:r w:rsidR="001224EA" w:rsidRPr="001B6F38">
        <w:rPr>
          <w:rFonts w:ascii="Times New Roman" w:hAnsi="Times New Roman"/>
          <w:b/>
          <w:sz w:val="24"/>
          <w:szCs w:val="24"/>
        </w:rPr>
        <w:t>Facility</w:t>
      </w:r>
    </w:p>
    <w:p w:rsidR="001F23C6" w:rsidRPr="001B6F38" w:rsidRDefault="00244352" w:rsidP="001B6F38">
      <w:pPr>
        <w:pStyle w:val="Style1"/>
        <w:numPr>
          <w:ilvl w:val="0"/>
          <w:numId w:val="0"/>
        </w:numPr>
        <w:spacing w:line="360" w:lineRule="auto"/>
        <w:ind w:left="792"/>
        <w:rPr>
          <w:rFonts w:ascii="Times New Roman" w:hAnsi="Times New Roman"/>
          <w:sz w:val="24"/>
          <w:szCs w:val="24"/>
        </w:rPr>
      </w:pPr>
      <w:r>
        <w:rPr>
          <w:rFonts w:ascii="Times New Roman" w:hAnsi="Times New Roman"/>
          <w:sz w:val="24"/>
          <w:szCs w:val="24"/>
        </w:rPr>
        <w:t>W</w:t>
      </w:r>
      <w:r w:rsidR="002C6022" w:rsidRPr="001B6F38">
        <w:rPr>
          <w:rFonts w:ascii="Times New Roman" w:hAnsi="Times New Roman"/>
          <w:sz w:val="24"/>
          <w:szCs w:val="24"/>
        </w:rPr>
        <w:t>ishes</w:t>
      </w:r>
      <w:r w:rsidR="002624FE" w:rsidRPr="001B6F38">
        <w:rPr>
          <w:rFonts w:ascii="Times New Roman" w:hAnsi="Times New Roman"/>
          <w:sz w:val="24"/>
          <w:szCs w:val="24"/>
        </w:rPr>
        <w:t xml:space="preserve"> to</w:t>
      </w:r>
      <w:r w:rsidR="001224EA" w:rsidRPr="001B6F38">
        <w:rPr>
          <w:rFonts w:ascii="Times New Roman" w:hAnsi="Times New Roman"/>
          <w:sz w:val="24"/>
          <w:szCs w:val="24"/>
        </w:rPr>
        <w:t xml:space="preserve"> </w:t>
      </w:r>
      <w:r w:rsidR="001F23C6" w:rsidRPr="001B6F38">
        <w:rPr>
          <w:rFonts w:ascii="Times New Roman" w:hAnsi="Times New Roman"/>
          <w:sz w:val="24"/>
          <w:szCs w:val="24"/>
        </w:rPr>
        <w:t>implement a</w:t>
      </w:r>
      <w:r w:rsidR="002C6022" w:rsidRPr="001B6F38">
        <w:rPr>
          <w:rFonts w:ascii="Times New Roman" w:hAnsi="Times New Roman"/>
          <w:sz w:val="24"/>
          <w:szCs w:val="24"/>
        </w:rPr>
        <w:t>n automated</w:t>
      </w:r>
      <w:r w:rsidR="001F23C6" w:rsidRPr="001B6F38">
        <w:rPr>
          <w:rFonts w:ascii="Times New Roman" w:hAnsi="Times New Roman"/>
          <w:sz w:val="24"/>
          <w:szCs w:val="24"/>
        </w:rPr>
        <w:t xml:space="preserve"> parking </w:t>
      </w:r>
      <w:r w:rsidR="002C6022" w:rsidRPr="001B6F38">
        <w:rPr>
          <w:rFonts w:ascii="Times New Roman" w:hAnsi="Times New Roman"/>
          <w:sz w:val="24"/>
          <w:szCs w:val="24"/>
        </w:rPr>
        <w:t>&amp;</w:t>
      </w:r>
      <w:r w:rsidR="00AE77A8" w:rsidRPr="001B6F38">
        <w:rPr>
          <w:rFonts w:ascii="Times New Roman" w:hAnsi="Times New Roman"/>
          <w:sz w:val="24"/>
          <w:szCs w:val="24"/>
        </w:rPr>
        <w:t xml:space="preserve"> </w:t>
      </w:r>
      <w:r w:rsidR="001F23C6" w:rsidRPr="001B6F38">
        <w:rPr>
          <w:rFonts w:ascii="Times New Roman" w:hAnsi="Times New Roman"/>
          <w:sz w:val="24"/>
          <w:szCs w:val="24"/>
        </w:rPr>
        <w:t>acce</w:t>
      </w:r>
      <w:r w:rsidR="00784282" w:rsidRPr="001B6F38">
        <w:rPr>
          <w:rFonts w:ascii="Times New Roman" w:hAnsi="Times New Roman"/>
          <w:sz w:val="24"/>
          <w:szCs w:val="24"/>
        </w:rPr>
        <w:t>ss control system</w:t>
      </w:r>
      <w:r w:rsidR="00AE77A8" w:rsidRPr="001B6F38">
        <w:rPr>
          <w:rFonts w:ascii="Times New Roman" w:hAnsi="Times New Roman"/>
          <w:sz w:val="24"/>
          <w:szCs w:val="24"/>
        </w:rPr>
        <w:t>. With its prime location and public oriented tenants</w:t>
      </w:r>
      <w:r w:rsidR="001F23C6" w:rsidRPr="001B6F38">
        <w:rPr>
          <w:rFonts w:ascii="Times New Roman" w:hAnsi="Times New Roman"/>
          <w:sz w:val="24"/>
          <w:szCs w:val="24"/>
        </w:rPr>
        <w:t xml:space="preserve">, it is likely to receive a high level of patronage by </w:t>
      </w:r>
      <w:r w:rsidR="00784282" w:rsidRPr="001B6F38">
        <w:rPr>
          <w:rFonts w:ascii="Times New Roman" w:hAnsi="Times New Roman"/>
          <w:sz w:val="24"/>
          <w:szCs w:val="24"/>
        </w:rPr>
        <w:t>customers</w:t>
      </w:r>
      <w:r w:rsidR="001F23C6" w:rsidRPr="001B6F38">
        <w:rPr>
          <w:rFonts w:ascii="Times New Roman" w:hAnsi="Times New Roman"/>
          <w:sz w:val="24"/>
          <w:szCs w:val="24"/>
        </w:rPr>
        <w:t xml:space="preserve"> using both personal transportation. The management would also wish to enhance parking security and to this </w:t>
      </w:r>
      <w:r w:rsidR="00784282" w:rsidRPr="001B6F38">
        <w:rPr>
          <w:rFonts w:ascii="Times New Roman" w:hAnsi="Times New Roman"/>
          <w:sz w:val="24"/>
          <w:szCs w:val="24"/>
        </w:rPr>
        <w:t>end</w:t>
      </w:r>
      <w:r w:rsidR="001F23C6" w:rsidRPr="001B6F38">
        <w:rPr>
          <w:rFonts w:ascii="Times New Roman" w:hAnsi="Times New Roman"/>
          <w:sz w:val="24"/>
          <w:szCs w:val="24"/>
        </w:rPr>
        <w:t xml:space="preserve"> KAPS </w:t>
      </w:r>
      <w:r w:rsidR="00784282" w:rsidRPr="001B6F38">
        <w:rPr>
          <w:rFonts w:ascii="Times New Roman" w:hAnsi="Times New Roman"/>
          <w:sz w:val="24"/>
          <w:szCs w:val="24"/>
        </w:rPr>
        <w:t xml:space="preserve">parking </w:t>
      </w:r>
      <w:r w:rsidR="001F23C6" w:rsidRPr="001B6F38">
        <w:rPr>
          <w:rFonts w:ascii="Times New Roman" w:hAnsi="Times New Roman"/>
          <w:sz w:val="24"/>
          <w:szCs w:val="24"/>
        </w:rPr>
        <w:t xml:space="preserve">system can be integrated with various security tools </w:t>
      </w:r>
      <w:r w:rsidR="00784282" w:rsidRPr="001B6F38">
        <w:rPr>
          <w:rFonts w:ascii="Times New Roman" w:hAnsi="Times New Roman"/>
          <w:sz w:val="24"/>
          <w:szCs w:val="24"/>
        </w:rPr>
        <w:t xml:space="preserve">to </w:t>
      </w:r>
      <w:r w:rsidR="001F23C6" w:rsidRPr="001B6F38">
        <w:rPr>
          <w:rFonts w:ascii="Times New Roman" w:hAnsi="Times New Roman"/>
          <w:sz w:val="24"/>
          <w:szCs w:val="24"/>
        </w:rPr>
        <w:t xml:space="preserve">monitor </w:t>
      </w:r>
      <w:r w:rsidR="00784282" w:rsidRPr="001B6F38">
        <w:rPr>
          <w:rFonts w:ascii="Times New Roman" w:hAnsi="Times New Roman"/>
          <w:sz w:val="24"/>
          <w:szCs w:val="24"/>
        </w:rPr>
        <w:t xml:space="preserve">and protect </w:t>
      </w:r>
      <w:r w:rsidR="001F23C6" w:rsidRPr="001B6F38">
        <w:rPr>
          <w:rFonts w:ascii="Times New Roman" w:hAnsi="Times New Roman"/>
          <w:sz w:val="24"/>
          <w:szCs w:val="24"/>
        </w:rPr>
        <w:t>the facility.</w:t>
      </w:r>
    </w:p>
    <w:p w:rsidR="001F23C6" w:rsidRPr="001B6F38" w:rsidRDefault="001F23C6" w:rsidP="001B6F38">
      <w:pPr>
        <w:spacing w:after="0" w:line="360" w:lineRule="auto"/>
        <w:jc w:val="both"/>
        <w:rPr>
          <w:rFonts w:ascii="Times New Roman" w:hAnsi="Times New Roman" w:cs="Times New Roman"/>
        </w:rPr>
      </w:pPr>
    </w:p>
    <w:p w:rsidR="007B603A" w:rsidRPr="001B6F38" w:rsidRDefault="007B603A"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The Company</w:t>
      </w:r>
    </w:p>
    <w:p w:rsidR="001F23C6" w:rsidRPr="001B6F38" w:rsidRDefault="002624FE" w:rsidP="001B6F38">
      <w:pPr>
        <w:pStyle w:val="Style1"/>
        <w:numPr>
          <w:ilvl w:val="0"/>
          <w:numId w:val="0"/>
        </w:numPr>
        <w:spacing w:line="360" w:lineRule="auto"/>
        <w:ind w:left="792"/>
        <w:rPr>
          <w:rFonts w:ascii="Times New Roman" w:hAnsi="Times New Roman"/>
          <w:sz w:val="24"/>
          <w:szCs w:val="24"/>
        </w:rPr>
      </w:pPr>
      <w:r w:rsidRPr="001B6F38">
        <w:rPr>
          <w:rFonts w:ascii="Times New Roman" w:hAnsi="Times New Roman"/>
          <w:sz w:val="24"/>
          <w:szCs w:val="24"/>
        </w:rPr>
        <w:t>KAPS,</w:t>
      </w:r>
      <w:r w:rsidR="003410CF" w:rsidRPr="001B6F38">
        <w:rPr>
          <w:rFonts w:ascii="Times New Roman" w:hAnsi="Times New Roman"/>
          <w:sz w:val="24"/>
          <w:szCs w:val="24"/>
        </w:rPr>
        <w:t xml:space="preserve"> </w:t>
      </w:r>
      <w:r w:rsidR="00B6635B" w:rsidRPr="001B6F38">
        <w:rPr>
          <w:rFonts w:ascii="Times New Roman" w:hAnsi="Times New Roman"/>
          <w:sz w:val="24"/>
          <w:szCs w:val="24"/>
        </w:rPr>
        <w:t>East Africa’s</w:t>
      </w:r>
      <w:r w:rsidR="001F23C6" w:rsidRPr="001B6F38">
        <w:rPr>
          <w:rFonts w:ascii="Times New Roman" w:hAnsi="Times New Roman"/>
          <w:sz w:val="24"/>
          <w:szCs w:val="24"/>
        </w:rPr>
        <w:t xml:space="preserve"> most experienced and professional supplier of automated parking systems proposes to fully automate the parking with an access control and ‘pay on foot’ parking point of sale system. This system shall deter </w:t>
      </w:r>
      <w:r w:rsidR="00CD386F" w:rsidRPr="001B6F38">
        <w:rPr>
          <w:rFonts w:ascii="Times New Roman" w:hAnsi="Times New Roman"/>
          <w:sz w:val="24"/>
          <w:szCs w:val="24"/>
        </w:rPr>
        <w:t>‘commuter parking’</w:t>
      </w:r>
      <w:r w:rsidR="001F23C6" w:rsidRPr="001B6F38">
        <w:rPr>
          <w:rFonts w:ascii="Times New Roman" w:hAnsi="Times New Roman"/>
          <w:sz w:val="24"/>
          <w:szCs w:val="24"/>
        </w:rPr>
        <w:t xml:space="preserve"> behavior thus assuring orderliness and the availability of parking to genuine motorists. Th</w:t>
      </w:r>
      <w:r w:rsidR="00CD386F" w:rsidRPr="001B6F38">
        <w:rPr>
          <w:rFonts w:ascii="Times New Roman" w:hAnsi="Times New Roman"/>
          <w:sz w:val="24"/>
          <w:szCs w:val="24"/>
        </w:rPr>
        <w:t>e</w:t>
      </w:r>
      <w:r w:rsidR="001F23C6" w:rsidRPr="001B6F38">
        <w:rPr>
          <w:rFonts w:ascii="Times New Roman" w:hAnsi="Times New Roman"/>
          <w:sz w:val="24"/>
          <w:szCs w:val="24"/>
        </w:rPr>
        <w:t xml:space="preserve"> system shall at the same time generate revenue to turn the parking from a cost to a profit </w:t>
      </w:r>
      <w:proofErr w:type="spellStart"/>
      <w:r w:rsidR="001F23C6" w:rsidRPr="001B6F38">
        <w:rPr>
          <w:rFonts w:ascii="Times New Roman" w:hAnsi="Times New Roman"/>
          <w:sz w:val="24"/>
          <w:szCs w:val="24"/>
        </w:rPr>
        <w:t>centre</w:t>
      </w:r>
      <w:proofErr w:type="spellEnd"/>
      <w:r w:rsidR="00DA0CF5" w:rsidRPr="001B6F38">
        <w:rPr>
          <w:rFonts w:ascii="Times New Roman" w:hAnsi="Times New Roman"/>
          <w:sz w:val="24"/>
          <w:szCs w:val="24"/>
        </w:rPr>
        <w:t xml:space="preserve"> </w:t>
      </w:r>
      <w:r w:rsidR="00CD386F" w:rsidRPr="001B6F38">
        <w:rPr>
          <w:rFonts w:ascii="Times New Roman" w:hAnsi="Times New Roman"/>
          <w:sz w:val="24"/>
          <w:szCs w:val="24"/>
        </w:rPr>
        <w:t>and</w:t>
      </w:r>
      <w:r w:rsidR="001F23C6" w:rsidRPr="001B6F38">
        <w:rPr>
          <w:rFonts w:ascii="Times New Roman" w:hAnsi="Times New Roman"/>
          <w:sz w:val="24"/>
          <w:szCs w:val="24"/>
        </w:rPr>
        <w:t xml:space="preserve"> in addition further provide useful statistics and management reports.</w:t>
      </w:r>
    </w:p>
    <w:p w:rsidR="001F23C6" w:rsidRPr="001B6F38" w:rsidRDefault="001F23C6" w:rsidP="001B6F38">
      <w:pPr>
        <w:spacing w:after="0" w:line="360" w:lineRule="auto"/>
        <w:jc w:val="both"/>
        <w:rPr>
          <w:rFonts w:ascii="Times New Roman" w:hAnsi="Times New Roman" w:cs="Times New Roman"/>
        </w:rPr>
      </w:pPr>
    </w:p>
    <w:p w:rsidR="007B603A" w:rsidRPr="001B6F38" w:rsidRDefault="007B603A"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The Proposal</w:t>
      </w:r>
    </w:p>
    <w:p w:rsidR="001F23C6" w:rsidRPr="001B6F38" w:rsidRDefault="004F5968" w:rsidP="001B6F38">
      <w:pPr>
        <w:pStyle w:val="Style1"/>
        <w:numPr>
          <w:ilvl w:val="0"/>
          <w:numId w:val="0"/>
        </w:numPr>
        <w:spacing w:line="360" w:lineRule="auto"/>
        <w:ind w:left="792"/>
        <w:rPr>
          <w:rFonts w:ascii="Times New Roman" w:hAnsi="Times New Roman"/>
          <w:sz w:val="24"/>
          <w:szCs w:val="24"/>
        </w:rPr>
      </w:pPr>
      <w:r w:rsidRPr="001B6F38">
        <w:rPr>
          <w:rFonts w:ascii="Times New Roman" w:hAnsi="Times New Roman"/>
          <w:sz w:val="24"/>
          <w:szCs w:val="24"/>
        </w:rPr>
        <w:t>KAPS also proposes</w:t>
      </w:r>
      <w:r w:rsidR="001F23C6" w:rsidRPr="001B6F38">
        <w:rPr>
          <w:rFonts w:ascii="Times New Roman" w:hAnsi="Times New Roman"/>
          <w:sz w:val="24"/>
          <w:szCs w:val="24"/>
        </w:rPr>
        <w:t xml:space="preserve"> to provide outsourced parking management. In this </w:t>
      </w:r>
      <w:r w:rsidRPr="001B6F38">
        <w:rPr>
          <w:rFonts w:ascii="Times New Roman" w:hAnsi="Times New Roman"/>
          <w:sz w:val="24"/>
          <w:szCs w:val="24"/>
        </w:rPr>
        <w:t>case</w:t>
      </w:r>
      <w:r w:rsidR="001F23C6" w:rsidRPr="001B6F38">
        <w:rPr>
          <w:rFonts w:ascii="Times New Roman" w:hAnsi="Times New Roman"/>
          <w:sz w:val="24"/>
          <w:szCs w:val="24"/>
        </w:rPr>
        <w:t xml:space="preserve"> KAPS Ltd w</w:t>
      </w:r>
      <w:r w:rsidRPr="001B6F38">
        <w:rPr>
          <w:rFonts w:ascii="Times New Roman" w:hAnsi="Times New Roman"/>
          <w:sz w:val="24"/>
          <w:szCs w:val="24"/>
        </w:rPr>
        <w:t>ould</w:t>
      </w:r>
      <w:r w:rsidR="001F23C6" w:rsidRPr="001B6F38">
        <w:rPr>
          <w:rFonts w:ascii="Times New Roman" w:hAnsi="Times New Roman"/>
          <w:sz w:val="24"/>
          <w:szCs w:val="24"/>
        </w:rPr>
        <w:t xml:space="preserve"> provide all the p</w:t>
      </w:r>
      <w:r w:rsidR="002C6022" w:rsidRPr="001B6F38">
        <w:rPr>
          <w:rFonts w:ascii="Times New Roman" w:hAnsi="Times New Roman"/>
          <w:sz w:val="24"/>
          <w:szCs w:val="24"/>
        </w:rPr>
        <w:t>ark</w:t>
      </w:r>
      <w:r w:rsidR="00CA1FFD" w:rsidRPr="001B6F38">
        <w:rPr>
          <w:rFonts w:ascii="Times New Roman" w:hAnsi="Times New Roman"/>
          <w:sz w:val="24"/>
          <w:szCs w:val="24"/>
        </w:rPr>
        <w:t xml:space="preserve">ing equipment at no cost to </w:t>
      </w:r>
      <w:r w:rsidR="009B1CF8" w:rsidRPr="001B6F38">
        <w:rPr>
          <w:rFonts w:ascii="Times New Roman" w:hAnsi="Times New Roman"/>
          <w:sz w:val="24"/>
          <w:szCs w:val="24"/>
        </w:rPr>
        <w:t>the client</w:t>
      </w:r>
      <w:r w:rsidR="001F23C6" w:rsidRPr="001B6F38">
        <w:rPr>
          <w:rFonts w:ascii="Times New Roman" w:hAnsi="Times New Roman"/>
          <w:sz w:val="24"/>
          <w:szCs w:val="24"/>
        </w:rPr>
        <w:t xml:space="preserve">, but in return share the revenues. We have quoted for unit prices </w:t>
      </w:r>
      <w:r w:rsidR="00222B97" w:rsidRPr="001B6F38">
        <w:rPr>
          <w:rFonts w:ascii="Times New Roman" w:hAnsi="Times New Roman"/>
          <w:sz w:val="24"/>
          <w:szCs w:val="24"/>
        </w:rPr>
        <w:t>in</w:t>
      </w:r>
      <w:r w:rsidR="001F23C6" w:rsidRPr="001B6F38">
        <w:rPr>
          <w:rFonts w:ascii="Times New Roman" w:hAnsi="Times New Roman"/>
          <w:sz w:val="24"/>
          <w:szCs w:val="24"/>
        </w:rPr>
        <w:t xml:space="preserve"> the financial equipment budget </w:t>
      </w:r>
      <w:r w:rsidR="00222B97" w:rsidRPr="001B6F38">
        <w:rPr>
          <w:rFonts w:ascii="Times New Roman" w:hAnsi="Times New Roman"/>
          <w:sz w:val="24"/>
          <w:szCs w:val="24"/>
        </w:rPr>
        <w:t>which</w:t>
      </w:r>
      <w:r w:rsidR="007F1377" w:rsidRPr="001B6F38">
        <w:rPr>
          <w:rFonts w:ascii="Times New Roman" w:hAnsi="Times New Roman"/>
          <w:sz w:val="24"/>
          <w:szCs w:val="24"/>
        </w:rPr>
        <w:t xml:space="preserve"> </w:t>
      </w:r>
      <w:r w:rsidR="00B6635B" w:rsidRPr="001B6F38">
        <w:rPr>
          <w:rFonts w:ascii="Times New Roman" w:hAnsi="Times New Roman"/>
          <w:sz w:val="24"/>
          <w:szCs w:val="24"/>
        </w:rPr>
        <w:t xml:space="preserve">represents the basic cost of setting up the system at </w:t>
      </w:r>
      <w:r w:rsidR="00C205D3" w:rsidRPr="001B6F38">
        <w:rPr>
          <w:rFonts w:ascii="Times New Roman" w:hAnsi="Times New Roman"/>
          <w:sz w:val="24"/>
          <w:szCs w:val="24"/>
        </w:rPr>
        <w:t>the property</w:t>
      </w:r>
      <w:r w:rsidR="002C6022" w:rsidRPr="001B6F38">
        <w:rPr>
          <w:rFonts w:ascii="Times New Roman" w:hAnsi="Times New Roman"/>
          <w:sz w:val="24"/>
          <w:szCs w:val="24"/>
        </w:rPr>
        <w:t>.</w:t>
      </w: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Why Charge for a Parking</w:t>
      </w:r>
    </w:p>
    <w:p w:rsidR="001F23C6" w:rsidRPr="001B6F38" w:rsidRDefault="001F23C6" w:rsidP="001B6F38">
      <w:pPr>
        <w:spacing w:after="0" w:line="360" w:lineRule="auto"/>
        <w:jc w:val="both"/>
        <w:rPr>
          <w:rFonts w:ascii="Times New Roman" w:hAnsi="Times New Roman" w:cs="Times New Roman"/>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Parking as a service</w:t>
      </w:r>
    </w:p>
    <w:p w:rsidR="001F23C6" w:rsidRPr="001B6F38" w:rsidRDefault="001F23C6" w:rsidP="001B6F38">
      <w:pPr>
        <w:pStyle w:val="Style1"/>
        <w:numPr>
          <w:ilvl w:val="0"/>
          <w:numId w:val="0"/>
        </w:numPr>
        <w:spacing w:line="360" w:lineRule="auto"/>
        <w:ind w:left="426"/>
        <w:rPr>
          <w:rFonts w:ascii="Times New Roman" w:hAnsi="Times New Roman"/>
          <w:sz w:val="24"/>
          <w:szCs w:val="24"/>
        </w:rPr>
      </w:pPr>
      <w:r w:rsidRPr="001B6F38">
        <w:rPr>
          <w:rFonts w:ascii="Times New Roman" w:hAnsi="Times New Roman"/>
          <w:sz w:val="24"/>
          <w:szCs w:val="24"/>
        </w:rPr>
        <w:t>Parking is expensive a</w:t>
      </w:r>
      <w:r w:rsidR="009B1CF8" w:rsidRPr="001B6F38">
        <w:rPr>
          <w:rFonts w:ascii="Times New Roman" w:hAnsi="Times New Roman"/>
          <w:sz w:val="24"/>
          <w:szCs w:val="24"/>
        </w:rPr>
        <w:t xml:space="preserve">nd difficult to find. </w:t>
      </w:r>
      <w:r w:rsidR="00347C44" w:rsidRPr="001B6F38">
        <w:rPr>
          <w:rFonts w:ascii="Times New Roman" w:hAnsi="Times New Roman"/>
          <w:sz w:val="24"/>
          <w:szCs w:val="24"/>
        </w:rPr>
        <w:t>Therefore,</w:t>
      </w:r>
      <w:r w:rsidRPr="001B6F38">
        <w:rPr>
          <w:rFonts w:ascii="Times New Roman" w:hAnsi="Times New Roman"/>
          <w:sz w:val="24"/>
          <w:szCs w:val="24"/>
        </w:rPr>
        <w:t xml:space="preserve"> free parking attracts motorists who are not </w:t>
      </w:r>
      <w:r w:rsidR="00222B97" w:rsidRPr="001B6F38">
        <w:rPr>
          <w:rFonts w:ascii="Times New Roman" w:hAnsi="Times New Roman"/>
          <w:sz w:val="24"/>
          <w:szCs w:val="24"/>
        </w:rPr>
        <w:t xml:space="preserve">true </w:t>
      </w:r>
      <w:r w:rsidRPr="001B6F38">
        <w:rPr>
          <w:rFonts w:ascii="Times New Roman" w:hAnsi="Times New Roman"/>
          <w:sz w:val="24"/>
          <w:szCs w:val="24"/>
        </w:rPr>
        <w:t xml:space="preserve">clients </w:t>
      </w:r>
      <w:r w:rsidR="00222B97" w:rsidRPr="001B6F38">
        <w:rPr>
          <w:rFonts w:ascii="Times New Roman" w:hAnsi="Times New Roman"/>
          <w:sz w:val="24"/>
          <w:szCs w:val="24"/>
        </w:rPr>
        <w:t>to use</w:t>
      </w:r>
      <w:r w:rsidRPr="001B6F38">
        <w:rPr>
          <w:rFonts w:ascii="Times New Roman" w:hAnsi="Times New Roman"/>
          <w:sz w:val="24"/>
          <w:szCs w:val="24"/>
        </w:rPr>
        <w:t xml:space="preserve"> the p</w:t>
      </w:r>
      <w:r w:rsidR="00222B97" w:rsidRPr="001B6F38">
        <w:rPr>
          <w:rFonts w:ascii="Times New Roman" w:hAnsi="Times New Roman"/>
          <w:sz w:val="24"/>
          <w:szCs w:val="24"/>
        </w:rPr>
        <w:t>arking facility therefore limiting</w:t>
      </w:r>
      <w:r w:rsidRPr="001B6F38">
        <w:rPr>
          <w:rFonts w:ascii="Times New Roman" w:hAnsi="Times New Roman"/>
          <w:sz w:val="24"/>
          <w:szCs w:val="24"/>
        </w:rPr>
        <w:t xml:space="preserve"> the parking </w:t>
      </w:r>
      <w:r w:rsidR="004F77A5" w:rsidRPr="001B6F38">
        <w:rPr>
          <w:rFonts w:ascii="Times New Roman" w:hAnsi="Times New Roman"/>
          <w:sz w:val="24"/>
          <w:szCs w:val="24"/>
        </w:rPr>
        <w:t xml:space="preserve">   </w:t>
      </w:r>
      <w:r w:rsidR="00222B97" w:rsidRPr="001B6F38">
        <w:rPr>
          <w:rFonts w:ascii="Times New Roman" w:hAnsi="Times New Roman"/>
          <w:sz w:val="24"/>
          <w:szCs w:val="24"/>
        </w:rPr>
        <w:t>bays available</w:t>
      </w:r>
      <w:r w:rsidRPr="001B6F38">
        <w:rPr>
          <w:rFonts w:ascii="Times New Roman" w:hAnsi="Times New Roman"/>
          <w:sz w:val="24"/>
          <w:szCs w:val="24"/>
        </w:rPr>
        <w:t xml:space="preserve"> for the </w:t>
      </w:r>
      <w:r w:rsidR="00222B97" w:rsidRPr="001B6F38">
        <w:rPr>
          <w:rFonts w:ascii="Times New Roman" w:hAnsi="Times New Roman"/>
          <w:sz w:val="24"/>
          <w:szCs w:val="24"/>
        </w:rPr>
        <w:t>true</w:t>
      </w:r>
      <w:r w:rsidRPr="001B6F38">
        <w:rPr>
          <w:rFonts w:ascii="Times New Roman" w:hAnsi="Times New Roman"/>
          <w:sz w:val="24"/>
          <w:szCs w:val="24"/>
        </w:rPr>
        <w:t xml:space="preserve"> clients</w:t>
      </w:r>
      <w:r w:rsidR="00222B97" w:rsidRPr="001B6F38">
        <w:rPr>
          <w:rFonts w:ascii="Times New Roman" w:hAnsi="Times New Roman"/>
          <w:sz w:val="24"/>
          <w:szCs w:val="24"/>
        </w:rPr>
        <w:t>.</w:t>
      </w:r>
      <w:r w:rsidR="007F1377" w:rsidRPr="001B6F38">
        <w:rPr>
          <w:rFonts w:ascii="Times New Roman" w:hAnsi="Times New Roman"/>
          <w:sz w:val="24"/>
          <w:szCs w:val="24"/>
        </w:rPr>
        <w:t xml:space="preserve"> </w:t>
      </w:r>
      <w:r w:rsidR="00222B97" w:rsidRPr="001B6F38">
        <w:rPr>
          <w:rFonts w:ascii="Times New Roman" w:hAnsi="Times New Roman"/>
          <w:sz w:val="24"/>
          <w:szCs w:val="24"/>
        </w:rPr>
        <w:t>This</w:t>
      </w:r>
      <w:r w:rsidRPr="001B6F38">
        <w:rPr>
          <w:rFonts w:ascii="Times New Roman" w:hAnsi="Times New Roman"/>
          <w:sz w:val="24"/>
          <w:szCs w:val="24"/>
        </w:rPr>
        <w:t xml:space="preserve"> misuse of the parking directs away the genuine motori</w:t>
      </w:r>
      <w:r w:rsidR="00222B97" w:rsidRPr="001B6F38">
        <w:rPr>
          <w:rFonts w:ascii="Times New Roman" w:hAnsi="Times New Roman"/>
          <w:sz w:val="24"/>
          <w:szCs w:val="24"/>
        </w:rPr>
        <w:t>ng</w:t>
      </w:r>
      <w:r w:rsidRPr="001B6F38">
        <w:rPr>
          <w:rFonts w:ascii="Times New Roman" w:hAnsi="Times New Roman"/>
          <w:sz w:val="24"/>
          <w:szCs w:val="24"/>
        </w:rPr>
        <w:t xml:space="preserve"> clients </w:t>
      </w:r>
      <w:r w:rsidR="00222B97" w:rsidRPr="001B6F38">
        <w:rPr>
          <w:rFonts w:ascii="Times New Roman" w:hAnsi="Times New Roman"/>
          <w:sz w:val="24"/>
          <w:szCs w:val="24"/>
        </w:rPr>
        <w:t>who may turn away and conduct their business at other competing facilities</w:t>
      </w:r>
      <w:r w:rsidRPr="001B6F38">
        <w:rPr>
          <w:rFonts w:ascii="Times New Roman" w:hAnsi="Times New Roman"/>
          <w:sz w:val="24"/>
          <w:szCs w:val="24"/>
        </w:rPr>
        <w:t xml:space="preserve">. </w:t>
      </w:r>
    </w:p>
    <w:p w:rsidR="001F23C6" w:rsidRPr="001B6F38" w:rsidRDefault="001F23C6" w:rsidP="001B6F38">
      <w:pPr>
        <w:pStyle w:val="ListParagraph"/>
        <w:spacing w:after="0" w:line="360" w:lineRule="auto"/>
        <w:ind w:left="0"/>
        <w:jc w:val="both"/>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Parking as a source of revenue.</w:t>
      </w:r>
    </w:p>
    <w:p w:rsidR="001F23C6" w:rsidRPr="001B6F38" w:rsidRDefault="00222B97" w:rsidP="001B6F38">
      <w:pPr>
        <w:pStyle w:val="Style1"/>
        <w:numPr>
          <w:ilvl w:val="0"/>
          <w:numId w:val="0"/>
        </w:numPr>
        <w:spacing w:line="360" w:lineRule="auto"/>
        <w:ind w:left="426"/>
        <w:rPr>
          <w:rFonts w:ascii="Times New Roman" w:hAnsi="Times New Roman"/>
          <w:sz w:val="24"/>
          <w:szCs w:val="24"/>
        </w:rPr>
      </w:pPr>
      <w:r w:rsidRPr="001B6F38">
        <w:rPr>
          <w:rFonts w:ascii="Times New Roman" w:hAnsi="Times New Roman"/>
          <w:sz w:val="24"/>
          <w:szCs w:val="24"/>
        </w:rPr>
        <w:t>The implementation of a well</w:t>
      </w:r>
      <w:r w:rsidR="009B1CF8" w:rsidRPr="001B6F38">
        <w:rPr>
          <w:rFonts w:ascii="Times New Roman" w:hAnsi="Times New Roman"/>
          <w:sz w:val="24"/>
          <w:szCs w:val="24"/>
        </w:rPr>
        <w:t>-</w:t>
      </w:r>
      <w:r w:rsidRPr="001B6F38">
        <w:rPr>
          <w:rFonts w:ascii="Times New Roman" w:hAnsi="Times New Roman"/>
          <w:sz w:val="24"/>
          <w:szCs w:val="24"/>
        </w:rPr>
        <w:t xml:space="preserve">designed charging scheme for parking at the </w:t>
      </w:r>
      <w:r w:rsidR="0065791B" w:rsidRPr="001B6F38">
        <w:rPr>
          <w:rFonts w:ascii="Times New Roman" w:hAnsi="Times New Roman"/>
          <w:sz w:val="24"/>
          <w:szCs w:val="24"/>
        </w:rPr>
        <w:t>building</w:t>
      </w:r>
      <w:r w:rsidR="00E2067C" w:rsidRPr="001B6F38">
        <w:rPr>
          <w:rFonts w:ascii="Times New Roman" w:hAnsi="Times New Roman"/>
          <w:sz w:val="24"/>
          <w:szCs w:val="24"/>
        </w:rPr>
        <w:t xml:space="preserve"> will</w:t>
      </w:r>
      <w:r w:rsidRPr="001B6F38">
        <w:rPr>
          <w:rFonts w:ascii="Times New Roman" w:hAnsi="Times New Roman"/>
          <w:sz w:val="24"/>
          <w:szCs w:val="24"/>
        </w:rPr>
        <w:t xml:space="preserve"> ensure continuous movement of vehicles thereby maximizing the utilization of the parking space.</w:t>
      </w:r>
      <w:r w:rsidR="00DA0CF5" w:rsidRPr="001B6F38">
        <w:rPr>
          <w:rFonts w:ascii="Times New Roman" w:hAnsi="Times New Roman"/>
          <w:sz w:val="24"/>
          <w:szCs w:val="24"/>
        </w:rPr>
        <w:t xml:space="preserve"> </w:t>
      </w:r>
      <w:r w:rsidR="001F23C6" w:rsidRPr="001B6F38">
        <w:rPr>
          <w:rFonts w:ascii="Times New Roman" w:hAnsi="Times New Roman"/>
          <w:sz w:val="24"/>
          <w:szCs w:val="24"/>
        </w:rPr>
        <w:t>The parking fees will be a source of revenue that can be reinvested for further improvement of the</w:t>
      </w:r>
      <w:r w:rsidR="00DA0CF5" w:rsidRPr="001B6F38">
        <w:rPr>
          <w:rFonts w:ascii="Times New Roman" w:hAnsi="Times New Roman"/>
          <w:sz w:val="24"/>
          <w:szCs w:val="24"/>
        </w:rPr>
        <w:t xml:space="preserve"> </w:t>
      </w:r>
      <w:r w:rsidR="00347C44">
        <w:rPr>
          <w:rFonts w:ascii="Times New Roman" w:hAnsi="Times New Roman"/>
          <w:sz w:val="24"/>
          <w:szCs w:val="24"/>
        </w:rPr>
        <w:t>hospital</w:t>
      </w:r>
      <w:r w:rsidR="00DA0CF5" w:rsidRPr="001B6F38">
        <w:rPr>
          <w:rFonts w:ascii="Times New Roman" w:hAnsi="Times New Roman"/>
          <w:sz w:val="24"/>
          <w:szCs w:val="24"/>
        </w:rPr>
        <w:t xml:space="preserve"> and the</w:t>
      </w:r>
      <w:r w:rsidR="001F23C6" w:rsidRPr="001B6F38">
        <w:rPr>
          <w:rFonts w:ascii="Times New Roman" w:hAnsi="Times New Roman"/>
          <w:sz w:val="24"/>
          <w:szCs w:val="24"/>
        </w:rPr>
        <w:t xml:space="preserve"> parking facility.</w:t>
      </w:r>
    </w:p>
    <w:p w:rsidR="001F23C6" w:rsidRPr="001B6F38" w:rsidRDefault="001F23C6" w:rsidP="001B6F38">
      <w:pPr>
        <w:spacing w:after="0" w:line="360" w:lineRule="auto"/>
        <w:jc w:val="both"/>
        <w:rPr>
          <w:rFonts w:ascii="Times New Roman" w:eastAsia="Calibri" w:hAnsi="Times New Roman" w:cs="Times New Roman"/>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Principles of charging</w:t>
      </w:r>
    </w:p>
    <w:p w:rsidR="001F23C6" w:rsidRDefault="001F23C6" w:rsidP="00C71AD2">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 xml:space="preserve">The </w:t>
      </w:r>
      <w:r w:rsidR="006068C5" w:rsidRPr="001B6F38">
        <w:rPr>
          <w:rFonts w:ascii="Times New Roman" w:hAnsi="Times New Roman"/>
          <w:sz w:val="24"/>
          <w:szCs w:val="24"/>
        </w:rPr>
        <w:t>fairest</w:t>
      </w:r>
      <w:r w:rsidRPr="001B6F38">
        <w:rPr>
          <w:rFonts w:ascii="Times New Roman" w:hAnsi="Times New Roman"/>
          <w:sz w:val="24"/>
          <w:szCs w:val="24"/>
        </w:rPr>
        <w:t xml:space="preserve"> approach is to charge users by </w:t>
      </w:r>
      <w:r w:rsidR="006068C5" w:rsidRPr="001B6F38">
        <w:rPr>
          <w:rFonts w:ascii="Times New Roman" w:hAnsi="Times New Roman"/>
          <w:sz w:val="24"/>
          <w:szCs w:val="24"/>
        </w:rPr>
        <w:t xml:space="preserve">the </w:t>
      </w:r>
      <w:r w:rsidRPr="001B6F38">
        <w:rPr>
          <w:rFonts w:ascii="Times New Roman" w:hAnsi="Times New Roman"/>
          <w:sz w:val="24"/>
          <w:szCs w:val="24"/>
        </w:rPr>
        <w:t>use</w:t>
      </w:r>
      <w:r w:rsidR="006068C5" w:rsidRPr="001B6F38">
        <w:rPr>
          <w:rFonts w:ascii="Times New Roman" w:hAnsi="Times New Roman"/>
          <w:sz w:val="24"/>
          <w:szCs w:val="24"/>
        </w:rPr>
        <w:t xml:space="preserve"> they make of the parking facilities</w:t>
      </w:r>
      <w:r w:rsidRPr="001B6F38">
        <w:rPr>
          <w:rFonts w:ascii="Times New Roman" w:hAnsi="Times New Roman"/>
          <w:sz w:val="24"/>
          <w:szCs w:val="24"/>
        </w:rPr>
        <w:t>. Use can be quantified by the amount of time spent or weight of a vehicle. We therefore propose a tarif</w:t>
      </w:r>
      <w:r w:rsidR="004A1CD9" w:rsidRPr="001B6F38">
        <w:rPr>
          <w:rFonts w:ascii="Times New Roman" w:hAnsi="Times New Roman"/>
          <w:sz w:val="24"/>
          <w:szCs w:val="24"/>
        </w:rPr>
        <w:t>f structure based on time spent at the car park</w:t>
      </w:r>
      <w:r w:rsidRPr="001B6F38">
        <w:rPr>
          <w:rFonts w:ascii="Times New Roman" w:hAnsi="Times New Roman"/>
          <w:sz w:val="24"/>
          <w:szCs w:val="24"/>
        </w:rPr>
        <w:t xml:space="preserve">. KAPS can implement this </w:t>
      </w:r>
      <w:r w:rsidR="006068C5" w:rsidRPr="001B6F38">
        <w:rPr>
          <w:rFonts w:ascii="Times New Roman" w:hAnsi="Times New Roman"/>
          <w:sz w:val="24"/>
          <w:szCs w:val="24"/>
        </w:rPr>
        <w:t xml:space="preserve">type of </w:t>
      </w:r>
      <w:r w:rsidRPr="001B6F38">
        <w:rPr>
          <w:rFonts w:ascii="Times New Roman" w:hAnsi="Times New Roman"/>
          <w:sz w:val="24"/>
          <w:szCs w:val="24"/>
        </w:rPr>
        <w:t xml:space="preserve">flexible tariff structure. </w:t>
      </w:r>
    </w:p>
    <w:p w:rsidR="00C71AD2" w:rsidRPr="00C71AD2" w:rsidDel="00366F6C" w:rsidRDefault="00C71AD2" w:rsidP="00C71AD2">
      <w:pPr>
        <w:pStyle w:val="Style1"/>
        <w:numPr>
          <w:ilvl w:val="0"/>
          <w:numId w:val="0"/>
        </w:numPr>
        <w:spacing w:line="360" w:lineRule="auto"/>
        <w:ind w:left="360"/>
        <w:rPr>
          <w:rFonts w:ascii="Times New Roman" w:hAnsi="Times New Roman"/>
          <w:b/>
          <w:sz w:val="24"/>
          <w:szCs w:val="24"/>
        </w:rPr>
      </w:pPr>
    </w:p>
    <w:p w:rsidR="001F23C6" w:rsidRPr="001B6F38" w:rsidRDefault="001F23C6"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The Benefits of Automation</w:t>
      </w:r>
    </w:p>
    <w:p w:rsidR="001F23C6" w:rsidRPr="001B6F38" w:rsidRDefault="001F23C6" w:rsidP="001B6F38">
      <w:pPr>
        <w:spacing w:after="0" w:line="360" w:lineRule="auto"/>
        <w:rPr>
          <w:rFonts w:ascii="Times New Roman" w:eastAsiaTheme="majorEastAsia" w:hAnsi="Times New Roman" w:cs="Times New Roman"/>
          <w:b/>
          <w:bCs/>
          <w:color w:val="000000" w:themeColor="text1"/>
        </w:rPr>
      </w:pPr>
    </w:p>
    <w:p w:rsidR="001F23C6" w:rsidRPr="001B6F38" w:rsidRDefault="001F23C6" w:rsidP="001B6F38">
      <w:pPr>
        <w:pStyle w:val="Style1"/>
        <w:numPr>
          <w:ilvl w:val="1"/>
          <w:numId w:val="10"/>
        </w:numPr>
        <w:spacing w:line="360" w:lineRule="auto"/>
        <w:rPr>
          <w:rFonts w:ascii="Times New Roman" w:hAnsi="Times New Roman"/>
          <w:b/>
          <w:sz w:val="24"/>
          <w:szCs w:val="24"/>
          <w:lang w:val="en-GB" w:eastAsia="en-GB"/>
        </w:rPr>
      </w:pPr>
      <w:r w:rsidRPr="001B6F38">
        <w:rPr>
          <w:rFonts w:ascii="Times New Roman" w:hAnsi="Times New Roman"/>
          <w:b/>
          <w:sz w:val="24"/>
          <w:szCs w:val="24"/>
          <w:lang w:val="en-GB" w:eastAsia="en-GB"/>
        </w:rPr>
        <w:t>Enhance Park Security and sustain service Standards</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With automation the records are easi</w:t>
      </w:r>
      <w:r w:rsidR="00CB0E1E" w:rsidRPr="001B6F38">
        <w:rPr>
          <w:rFonts w:ascii="Times New Roman" w:hAnsi="Times New Roman"/>
          <w:sz w:val="24"/>
          <w:szCs w:val="24"/>
        </w:rPr>
        <w:t>ly</w:t>
      </w:r>
      <w:r w:rsidRPr="001B6F38">
        <w:rPr>
          <w:rFonts w:ascii="Times New Roman" w:hAnsi="Times New Roman"/>
          <w:sz w:val="24"/>
          <w:szCs w:val="24"/>
        </w:rPr>
        <w:t xml:space="preserve"> maintain</w:t>
      </w:r>
      <w:r w:rsidR="00CB0E1E" w:rsidRPr="001B6F38">
        <w:rPr>
          <w:rFonts w:ascii="Times New Roman" w:hAnsi="Times New Roman"/>
          <w:sz w:val="24"/>
          <w:szCs w:val="24"/>
        </w:rPr>
        <w:t>ed</w:t>
      </w:r>
      <w:r w:rsidRPr="001B6F38">
        <w:rPr>
          <w:rFonts w:ascii="Times New Roman" w:hAnsi="Times New Roman"/>
          <w:sz w:val="24"/>
          <w:szCs w:val="24"/>
        </w:rPr>
        <w:t xml:space="preserve"> and it is easier to manage incidents and parking area security.</w:t>
      </w:r>
      <w:bookmarkStart w:id="1" w:name="_Toc91313975"/>
      <w:bookmarkStart w:id="2" w:name="_Toc175645181"/>
    </w:p>
    <w:p w:rsidR="001F23C6" w:rsidRDefault="001F23C6" w:rsidP="001B6F38">
      <w:pPr>
        <w:spacing w:after="0" w:line="360" w:lineRule="auto"/>
        <w:jc w:val="both"/>
        <w:rPr>
          <w:rFonts w:ascii="Times New Roman" w:hAnsi="Times New Roman" w:cs="Times New Roman"/>
        </w:rPr>
      </w:pPr>
    </w:p>
    <w:p w:rsidR="00C71AD2" w:rsidRDefault="00C71AD2" w:rsidP="001B6F38">
      <w:pPr>
        <w:spacing w:after="0" w:line="360" w:lineRule="auto"/>
        <w:jc w:val="both"/>
        <w:rPr>
          <w:rFonts w:ascii="Times New Roman" w:hAnsi="Times New Roman" w:cs="Times New Roman"/>
        </w:rPr>
      </w:pPr>
    </w:p>
    <w:p w:rsidR="00C71AD2" w:rsidRDefault="00C71AD2" w:rsidP="001B6F38">
      <w:pPr>
        <w:spacing w:after="0" w:line="360" w:lineRule="auto"/>
        <w:jc w:val="both"/>
        <w:rPr>
          <w:rFonts w:ascii="Times New Roman" w:hAnsi="Times New Roman" w:cs="Times New Roman"/>
        </w:rPr>
      </w:pPr>
    </w:p>
    <w:p w:rsidR="00C71AD2" w:rsidRPr="001B6F38" w:rsidRDefault="00C71AD2" w:rsidP="001B6F38">
      <w:pPr>
        <w:spacing w:after="0" w:line="360" w:lineRule="auto"/>
        <w:jc w:val="both"/>
        <w:rPr>
          <w:rFonts w:ascii="Times New Roman" w:hAnsi="Times New Roman" w:cs="Times New Roman"/>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lastRenderedPageBreak/>
        <w:t>Management and parking information</w:t>
      </w:r>
      <w:bookmarkEnd w:id="1"/>
      <w:bookmarkEnd w:id="2"/>
    </w:p>
    <w:p w:rsidR="001F23C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 xml:space="preserve">From </w:t>
      </w:r>
      <w:r w:rsidR="006068C5" w:rsidRPr="001B6F38">
        <w:rPr>
          <w:rFonts w:ascii="Times New Roman" w:hAnsi="Times New Roman"/>
          <w:sz w:val="24"/>
          <w:szCs w:val="24"/>
        </w:rPr>
        <w:t>the</w:t>
      </w:r>
      <w:r w:rsidRPr="001B6F38">
        <w:rPr>
          <w:rFonts w:ascii="Times New Roman" w:hAnsi="Times New Roman"/>
          <w:sz w:val="24"/>
          <w:szCs w:val="24"/>
        </w:rPr>
        <w:t xml:space="preserve"> operations the system shall generate a range of</w:t>
      </w:r>
      <w:r w:rsidR="00DA0CF5" w:rsidRPr="001B6F38">
        <w:rPr>
          <w:rFonts w:ascii="Times New Roman" w:hAnsi="Times New Roman"/>
          <w:sz w:val="24"/>
          <w:szCs w:val="24"/>
        </w:rPr>
        <w:t xml:space="preserve"> </w:t>
      </w:r>
      <w:r w:rsidRPr="001B6F38">
        <w:rPr>
          <w:rFonts w:ascii="Times New Roman" w:hAnsi="Times New Roman"/>
          <w:sz w:val="24"/>
          <w:szCs w:val="24"/>
        </w:rPr>
        <w:t xml:space="preserve">reports which management may use to </w:t>
      </w:r>
      <w:r w:rsidR="006068C5" w:rsidRPr="001B6F38">
        <w:rPr>
          <w:rFonts w:ascii="Times New Roman" w:hAnsi="Times New Roman"/>
          <w:sz w:val="24"/>
          <w:szCs w:val="24"/>
        </w:rPr>
        <w:t>identify visitor trends and the general habits</w:t>
      </w:r>
      <w:r w:rsidRPr="001B6F38">
        <w:rPr>
          <w:rFonts w:ascii="Times New Roman" w:hAnsi="Times New Roman"/>
          <w:sz w:val="24"/>
          <w:szCs w:val="24"/>
        </w:rPr>
        <w:t xml:space="preserve"> of </w:t>
      </w:r>
      <w:r w:rsidR="006068C5" w:rsidRPr="001B6F38">
        <w:rPr>
          <w:rFonts w:ascii="Times New Roman" w:hAnsi="Times New Roman"/>
          <w:sz w:val="24"/>
          <w:szCs w:val="24"/>
        </w:rPr>
        <w:t>users</w:t>
      </w:r>
      <w:r w:rsidRPr="001B6F38">
        <w:rPr>
          <w:rFonts w:ascii="Times New Roman" w:hAnsi="Times New Roman"/>
          <w:sz w:val="24"/>
          <w:szCs w:val="24"/>
        </w:rPr>
        <w:t xml:space="preserve"> augmenting any research that the management may perform from time to time</w:t>
      </w:r>
      <w:r w:rsidR="006068C5" w:rsidRPr="001B6F38">
        <w:rPr>
          <w:rFonts w:ascii="Times New Roman" w:hAnsi="Times New Roman"/>
          <w:sz w:val="24"/>
          <w:szCs w:val="24"/>
        </w:rPr>
        <w:t xml:space="preserve"> to help improve services</w:t>
      </w:r>
      <w:r w:rsidRPr="001B6F38">
        <w:rPr>
          <w:rFonts w:ascii="Times New Roman" w:hAnsi="Times New Roman"/>
          <w:sz w:val="24"/>
          <w:szCs w:val="24"/>
        </w:rPr>
        <w:t xml:space="preserve">. </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 xml:space="preserve">For </w:t>
      </w:r>
      <w:proofErr w:type="gramStart"/>
      <w:r w:rsidRPr="001B6F38">
        <w:rPr>
          <w:rFonts w:ascii="Times New Roman" w:hAnsi="Times New Roman"/>
          <w:sz w:val="24"/>
          <w:szCs w:val="24"/>
        </w:rPr>
        <w:t>example</w:t>
      </w:r>
      <w:proofErr w:type="gramEnd"/>
      <w:r w:rsidRPr="001B6F38">
        <w:rPr>
          <w:rFonts w:ascii="Times New Roman" w:hAnsi="Times New Roman"/>
          <w:sz w:val="24"/>
          <w:szCs w:val="24"/>
        </w:rPr>
        <w:t xml:space="preserve"> it shall be possible to </w:t>
      </w:r>
      <w:r w:rsidR="006068C5" w:rsidRPr="001B6F38">
        <w:rPr>
          <w:rFonts w:ascii="Times New Roman" w:hAnsi="Times New Roman"/>
          <w:sz w:val="24"/>
          <w:szCs w:val="24"/>
        </w:rPr>
        <w:t>obtain</w:t>
      </w:r>
      <w:r w:rsidRPr="001B6F38">
        <w:rPr>
          <w:rFonts w:ascii="Times New Roman" w:hAnsi="Times New Roman"/>
          <w:sz w:val="24"/>
          <w:szCs w:val="24"/>
        </w:rPr>
        <w:t xml:space="preserve"> the following:</w:t>
      </w:r>
    </w:p>
    <w:p w:rsidR="001F23C6" w:rsidRPr="001B6F38" w:rsidRDefault="001F23C6" w:rsidP="001B6F38">
      <w:pPr>
        <w:pStyle w:val="Heading5"/>
        <w:keepLines w:val="0"/>
        <w:numPr>
          <w:ilvl w:val="2"/>
          <w:numId w:val="10"/>
        </w:numPr>
        <w:spacing w:before="0" w:line="360" w:lineRule="auto"/>
        <w:ind w:left="1134" w:hanging="709"/>
        <w:jc w:val="both"/>
        <w:rPr>
          <w:rFonts w:ascii="Times New Roman" w:hAnsi="Times New Roman" w:cs="Times New Roman"/>
          <w:color w:val="000000" w:themeColor="text1"/>
        </w:rPr>
      </w:pPr>
      <w:r w:rsidRPr="001B6F38">
        <w:rPr>
          <w:rFonts w:ascii="Times New Roman" w:hAnsi="Times New Roman" w:cs="Times New Roman"/>
          <w:color w:val="000000" w:themeColor="text1"/>
        </w:rPr>
        <w:t>Statistics on number of vehicles or people entering or exiting the facility by time</w:t>
      </w:r>
    </w:p>
    <w:p w:rsidR="001F23C6" w:rsidRPr="001B6F38" w:rsidRDefault="001F23C6" w:rsidP="001B6F38">
      <w:pPr>
        <w:pStyle w:val="Heading5"/>
        <w:keepLines w:val="0"/>
        <w:numPr>
          <w:ilvl w:val="2"/>
          <w:numId w:val="10"/>
        </w:numPr>
        <w:spacing w:before="0" w:line="360" w:lineRule="auto"/>
        <w:ind w:left="1134" w:hanging="709"/>
        <w:jc w:val="both"/>
        <w:rPr>
          <w:rFonts w:ascii="Times New Roman" w:hAnsi="Times New Roman" w:cs="Times New Roman"/>
          <w:color w:val="000000" w:themeColor="text1"/>
        </w:rPr>
      </w:pPr>
      <w:r w:rsidRPr="001B6F38">
        <w:rPr>
          <w:rFonts w:ascii="Times New Roman" w:hAnsi="Times New Roman" w:cs="Times New Roman"/>
          <w:color w:val="000000" w:themeColor="text1"/>
        </w:rPr>
        <w:t>Statistics on the duration of stay</w:t>
      </w:r>
    </w:p>
    <w:p w:rsidR="001F23C6" w:rsidRPr="001B6F38" w:rsidRDefault="001F23C6" w:rsidP="001B6F38">
      <w:pPr>
        <w:pStyle w:val="Heading5"/>
        <w:keepLines w:val="0"/>
        <w:numPr>
          <w:ilvl w:val="2"/>
          <w:numId w:val="10"/>
        </w:numPr>
        <w:spacing w:before="0" w:line="360" w:lineRule="auto"/>
        <w:ind w:left="1134" w:hanging="709"/>
        <w:jc w:val="both"/>
        <w:rPr>
          <w:rFonts w:ascii="Times New Roman" w:hAnsi="Times New Roman" w:cs="Times New Roman"/>
          <w:color w:val="000000" w:themeColor="text1"/>
        </w:rPr>
      </w:pPr>
      <w:r w:rsidRPr="001B6F38">
        <w:rPr>
          <w:rFonts w:ascii="Times New Roman" w:hAnsi="Times New Roman" w:cs="Times New Roman"/>
          <w:color w:val="000000" w:themeColor="text1"/>
        </w:rPr>
        <w:t>Incident reports for specific vehicles</w:t>
      </w:r>
    </w:p>
    <w:p w:rsidR="007B603A" w:rsidRPr="001B6F38" w:rsidRDefault="001F23C6" w:rsidP="001B6F38">
      <w:pPr>
        <w:pStyle w:val="ListParagraph"/>
        <w:numPr>
          <w:ilvl w:val="2"/>
          <w:numId w:val="10"/>
        </w:numPr>
        <w:spacing w:after="0" w:line="360" w:lineRule="auto"/>
        <w:ind w:left="1134" w:hanging="709"/>
        <w:rPr>
          <w:rFonts w:ascii="Times New Roman" w:eastAsiaTheme="majorEastAsia" w:hAnsi="Times New Roman"/>
          <w:bCs/>
          <w:iCs/>
          <w:color w:val="000000" w:themeColor="text1"/>
          <w:sz w:val="24"/>
          <w:szCs w:val="24"/>
        </w:rPr>
      </w:pPr>
      <w:r w:rsidRPr="001B6F38">
        <w:rPr>
          <w:rFonts w:ascii="Times New Roman" w:hAnsi="Times New Roman"/>
          <w:color w:val="000000" w:themeColor="text1"/>
          <w:sz w:val="24"/>
          <w:szCs w:val="24"/>
        </w:rPr>
        <w:t>Reports on number of vehicles staying overnight or excessively long and many others.</w:t>
      </w:r>
      <w:bookmarkStart w:id="3" w:name="_Toc91313980"/>
    </w:p>
    <w:p w:rsidR="001F23C6" w:rsidRPr="001B6F38" w:rsidRDefault="001F23C6" w:rsidP="001B6F38">
      <w:pPr>
        <w:spacing w:after="0" w:line="360" w:lineRule="auto"/>
        <w:ind w:left="425"/>
        <w:rPr>
          <w:rStyle w:val="IntenseEmphasis"/>
          <w:rFonts w:ascii="Times New Roman" w:eastAsia="Calibri" w:hAnsi="Times New Roman" w:cs="Times New Roman"/>
        </w:rPr>
      </w:pPr>
    </w:p>
    <w:p w:rsidR="001F23C6" w:rsidRPr="001B6F38" w:rsidRDefault="001F23C6" w:rsidP="001B6F38">
      <w:pPr>
        <w:tabs>
          <w:tab w:val="left" w:pos="720"/>
        </w:tabs>
        <w:autoSpaceDE w:val="0"/>
        <w:autoSpaceDN w:val="0"/>
        <w:adjustRightInd w:val="0"/>
        <w:spacing w:after="0" w:line="360" w:lineRule="auto"/>
        <w:ind w:right="360"/>
        <w:rPr>
          <w:rFonts w:ascii="Times New Roman" w:hAnsi="Times New Roman" w:cs="Times New Roman"/>
        </w:rPr>
      </w:pPr>
    </w:p>
    <w:p w:rsidR="001F23C6" w:rsidRPr="001B6F38" w:rsidRDefault="001F23C6" w:rsidP="001B6F38">
      <w:pPr>
        <w:tabs>
          <w:tab w:val="left" w:pos="720"/>
        </w:tabs>
        <w:autoSpaceDE w:val="0"/>
        <w:autoSpaceDN w:val="0"/>
        <w:adjustRightInd w:val="0"/>
        <w:spacing w:after="0" w:line="360" w:lineRule="auto"/>
        <w:ind w:right="360"/>
        <w:rPr>
          <w:rFonts w:ascii="Times New Roman" w:hAnsi="Times New Roman" w:cs="Times New Roman"/>
          <w:color w:val="000000"/>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Fraud minimization</w:t>
      </w:r>
    </w:p>
    <w:p w:rsidR="001F23C6" w:rsidRPr="001B6F38" w:rsidRDefault="001F23C6" w:rsidP="001B6F38">
      <w:pPr>
        <w:pStyle w:val="Style1"/>
        <w:numPr>
          <w:ilvl w:val="0"/>
          <w:numId w:val="0"/>
        </w:numPr>
        <w:spacing w:line="360" w:lineRule="auto"/>
        <w:ind w:left="426"/>
        <w:rPr>
          <w:rStyle w:val="IntenseEmphasis"/>
          <w:rFonts w:ascii="Times New Roman" w:hAnsi="Times New Roman"/>
          <w:b w:val="0"/>
          <w:bCs w:val="0"/>
          <w:i w:val="0"/>
          <w:iCs w:val="0"/>
          <w:color w:val="auto"/>
          <w:sz w:val="24"/>
          <w:szCs w:val="24"/>
        </w:rPr>
      </w:pPr>
      <w:r w:rsidRPr="001B6F38">
        <w:rPr>
          <w:rFonts w:ascii="Times New Roman" w:hAnsi="Times New Roman"/>
          <w:sz w:val="24"/>
          <w:szCs w:val="24"/>
        </w:rPr>
        <w:t>The system is designed with strong audit trail function and various traps and triggers to detect and flag fraud.</w:t>
      </w:r>
    </w:p>
    <w:p w:rsidR="001F23C6" w:rsidRPr="001B6F38" w:rsidRDefault="001F23C6" w:rsidP="001B6F38">
      <w:pPr>
        <w:spacing w:after="0" w:line="360" w:lineRule="auto"/>
        <w:rPr>
          <w:rStyle w:val="IntenseEmphasis"/>
          <w:rFonts w:ascii="Times New Roman" w:hAnsi="Times New Roman" w:cs="Times New Roman"/>
        </w:rPr>
      </w:pPr>
    </w:p>
    <w:p w:rsidR="001F23C6" w:rsidRPr="001B6F38" w:rsidRDefault="001F23C6" w:rsidP="001B6F38">
      <w:pPr>
        <w:spacing w:after="0" w:line="360" w:lineRule="auto"/>
        <w:rPr>
          <w:rStyle w:val="IntenseEmphasis"/>
          <w:rFonts w:ascii="Times New Roman" w:hAnsi="Times New Roman" w:cs="Times New Roman"/>
          <w:i w:val="0"/>
          <w:smallCaps/>
          <w:color w:val="000000" w:themeColor="text1"/>
        </w:rPr>
      </w:pPr>
    </w:p>
    <w:bookmarkEnd w:id="3"/>
    <w:p w:rsidR="001F23C6" w:rsidRPr="001B6F38" w:rsidRDefault="001F23C6" w:rsidP="001B6F38">
      <w:pPr>
        <w:pStyle w:val="Style1"/>
        <w:spacing w:line="360" w:lineRule="auto"/>
        <w:rPr>
          <w:rStyle w:val="IntenseEmphasis"/>
          <w:rFonts w:ascii="Times New Roman" w:eastAsiaTheme="minorHAnsi" w:hAnsi="Times New Roman"/>
          <w:i w:val="0"/>
          <w:smallCaps/>
          <w:color w:val="000000" w:themeColor="text1"/>
          <w:sz w:val="24"/>
          <w:szCs w:val="24"/>
        </w:rPr>
      </w:pPr>
      <w:r w:rsidRPr="001B6F38">
        <w:rPr>
          <w:rStyle w:val="IntenseEmphasis"/>
          <w:rFonts w:ascii="Times New Roman" w:hAnsi="Times New Roman"/>
          <w:i w:val="0"/>
          <w:smallCaps/>
          <w:color w:val="000000" w:themeColor="text1"/>
          <w:sz w:val="24"/>
          <w:szCs w:val="24"/>
        </w:rPr>
        <w:t>Proposed Parking System</w:t>
      </w:r>
    </w:p>
    <w:p w:rsidR="00185160" w:rsidRPr="001B6F38" w:rsidRDefault="00185160" w:rsidP="001B6F38">
      <w:pPr>
        <w:pStyle w:val="Style1"/>
        <w:numPr>
          <w:ilvl w:val="0"/>
          <w:numId w:val="0"/>
        </w:numPr>
        <w:spacing w:line="360" w:lineRule="auto"/>
        <w:ind w:left="360"/>
        <w:rPr>
          <w:rFonts w:ascii="Times New Roman" w:hAnsi="Times New Roman"/>
          <w:sz w:val="24"/>
          <w:szCs w:val="24"/>
        </w:rPr>
      </w:pPr>
    </w:p>
    <w:p w:rsidR="009E4071"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KAPS Ltd has proven capacity to provide a broad range of solutions in parking and revenue management services. These to date have served millions of motorists. Following is a description</w:t>
      </w:r>
      <w:r w:rsidR="00E2067C" w:rsidRPr="001B6F38">
        <w:rPr>
          <w:rFonts w:ascii="Times New Roman" w:hAnsi="Times New Roman"/>
          <w:sz w:val="24"/>
          <w:szCs w:val="24"/>
        </w:rPr>
        <w:t xml:space="preserve"> of our proposed system</w:t>
      </w:r>
      <w:r w:rsidR="009B1CF8" w:rsidRPr="001B6F38">
        <w:rPr>
          <w:rFonts w:ascii="Times New Roman" w:hAnsi="Times New Roman"/>
          <w:sz w:val="24"/>
          <w:szCs w:val="24"/>
        </w:rPr>
        <w:t>;</w:t>
      </w:r>
    </w:p>
    <w:p w:rsidR="001F23C6" w:rsidRDefault="001F23C6"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Default="00E43E03" w:rsidP="001B6F38">
      <w:pPr>
        <w:pStyle w:val="Style1"/>
        <w:numPr>
          <w:ilvl w:val="0"/>
          <w:numId w:val="0"/>
        </w:numPr>
        <w:spacing w:line="360" w:lineRule="auto"/>
        <w:ind w:left="360"/>
        <w:rPr>
          <w:rFonts w:ascii="Times New Roman" w:hAnsi="Times New Roman"/>
          <w:sz w:val="24"/>
          <w:szCs w:val="24"/>
        </w:rPr>
      </w:pPr>
    </w:p>
    <w:p w:rsidR="00E43E03" w:rsidRPr="001B6F38" w:rsidRDefault="00E43E03"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lastRenderedPageBreak/>
        <w:t>System Description</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bookmarkStart w:id="4" w:name="_Toc67815502"/>
      <w:bookmarkStart w:id="5" w:name="_Toc91313983"/>
      <w:r w:rsidRPr="001B6F38">
        <w:rPr>
          <w:rFonts w:ascii="Times New Roman" w:hAnsi="Times New Roman"/>
          <w:sz w:val="24"/>
          <w:szCs w:val="24"/>
        </w:rPr>
        <w:t>Our solution shall have four basic components;</w:t>
      </w:r>
    </w:p>
    <w:p w:rsidR="001F23C6" w:rsidRPr="001B6F38" w:rsidRDefault="001F23C6" w:rsidP="001B6F38">
      <w:pPr>
        <w:pStyle w:val="Heading1"/>
        <w:numPr>
          <w:ilvl w:val="2"/>
          <w:numId w:val="10"/>
        </w:numPr>
        <w:tabs>
          <w:tab w:val="clear" w:pos="2235"/>
        </w:tabs>
        <w:spacing w:line="360" w:lineRule="auto"/>
        <w:ind w:left="851"/>
        <w:jc w:val="both"/>
        <w:rPr>
          <w:b w:val="0"/>
          <w:bCs w:val="0"/>
          <w:i/>
        </w:rPr>
      </w:pPr>
      <w:r w:rsidRPr="001B6F38">
        <w:rPr>
          <w:b w:val="0"/>
          <w:bCs w:val="0"/>
          <w:i/>
        </w:rPr>
        <w:t xml:space="preserve">Entry Station, </w:t>
      </w:r>
    </w:p>
    <w:p w:rsidR="001F23C6" w:rsidRPr="001B6F38" w:rsidRDefault="00DA0CF5" w:rsidP="001B6F38">
      <w:pPr>
        <w:pStyle w:val="Heading1"/>
        <w:numPr>
          <w:ilvl w:val="2"/>
          <w:numId w:val="10"/>
        </w:numPr>
        <w:tabs>
          <w:tab w:val="clear" w:pos="2235"/>
        </w:tabs>
        <w:spacing w:line="360" w:lineRule="auto"/>
        <w:ind w:left="851"/>
        <w:jc w:val="both"/>
        <w:rPr>
          <w:b w:val="0"/>
          <w:bCs w:val="0"/>
          <w:i/>
        </w:rPr>
      </w:pPr>
      <w:r w:rsidRPr="001B6F38">
        <w:rPr>
          <w:b w:val="0"/>
          <w:bCs w:val="0"/>
          <w:i/>
        </w:rPr>
        <w:t>Auto Pay Station</w:t>
      </w:r>
      <w:r w:rsidR="001F23C6" w:rsidRPr="001B6F38">
        <w:rPr>
          <w:b w:val="0"/>
          <w:bCs w:val="0"/>
          <w:i/>
        </w:rPr>
        <w:t xml:space="preserve">, </w:t>
      </w:r>
    </w:p>
    <w:p w:rsidR="001F23C6" w:rsidRPr="001B6F38" w:rsidRDefault="001F23C6" w:rsidP="001B6F38">
      <w:pPr>
        <w:pStyle w:val="Heading1"/>
        <w:numPr>
          <w:ilvl w:val="2"/>
          <w:numId w:val="10"/>
        </w:numPr>
        <w:tabs>
          <w:tab w:val="clear" w:pos="2235"/>
        </w:tabs>
        <w:spacing w:line="360" w:lineRule="auto"/>
        <w:ind w:left="851"/>
        <w:jc w:val="both"/>
        <w:rPr>
          <w:b w:val="0"/>
          <w:bCs w:val="0"/>
          <w:i/>
        </w:rPr>
      </w:pPr>
      <w:r w:rsidRPr="001B6F38">
        <w:rPr>
          <w:b w:val="0"/>
          <w:bCs w:val="0"/>
          <w:i/>
        </w:rPr>
        <w:t xml:space="preserve">Exit Station  </w:t>
      </w:r>
    </w:p>
    <w:p w:rsidR="009E4071" w:rsidRPr="001B6F38" w:rsidRDefault="001F23C6" w:rsidP="001B6F38">
      <w:pPr>
        <w:pStyle w:val="Heading1"/>
        <w:numPr>
          <w:ilvl w:val="2"/>
          <w:numId w:val="10"/>
        </w:numPr>
        <w:tabs>
          <w:tab w:val="clear" w:pos="2235"/>
        </w:tabs>
        <w:spacing w:line="360" w:lineRule="auto"/>
        <w:ind w:left="851"/>
        <w:jc w:val="both"/>
        <w:rPr>
          <w:b w:val="0"/>
          <w:bCs w:val="0"/>
          <w:i/>
        </w:rPr>
      </w:pPr>
      <w:r w:rsidRPr="001B6F38">
        <w:rPr>
          <w:b w:val="0"/>
          <w:bCs w:val="0"/>
          <w:i/>
        </w:rPr>
        <w:t xml:space="preserve">Management Station. </w:t>
      </w:r>
    </w:p>
    <w:p w:rsidR="001F23C6" w:rsidRDefault="00E43E03" w:rsidP="001B6F38">
      <w:pPr>
        <w:spacing w:line="360" w:lineRule="auto"/>
        <w:ind w:left="851"/>
        <w:rPr>
          <w:rFonts w:ascii="Times New Roman" w:hAnsi="Times New Roman" w:cs="Times New Roman"/>
        </w:rPr>
      </w:pPr>
      <w:r w:rsidRPr="001B6F38">
        <w:rPr>
          <w:rFonts w:ascii="Times New Roman" w:hAnsi="Times New Roman" w:cs="Times New Roman"/>
          <w:noProof/>
        </w:rPr>
        <w:drawing>
          <wp:anchor distT="0" distB="0" distL="114300" distR="114300" simplePos="0" relativeHeight="251658240" behindDoc="0" locked="0" layoutInCell="1" allowOverlap="1" wp14:anchorId="4E041CCF" wp14:editId="0ED21F1F">
            <wp:simplePos x="0" y="0"/>
            <wp:positionH relativeFrom="column">
              <wp:posOffset>295275</wp:posOffset>
            </wp:positionH>
            <wp:positionV relativeFrom="paragraph">
              <wp:posOffset>6350</wp:posOffset>
            </wp:positionV>
            <wp:extent cx="3194050" cy="2247900"/>
            <wp:effectExtent l="25400" t="0" r="6350" b="0"/>
            <wp:wrapTight wrapText="bothSides">
              <wp:wrapPolygon edited="0">
                <wp:start x="-172" y="0"/>
                <wp:lineTo x="-172" y="21478"/>
                <wp:lineTo x="21643" y="21478"/>
                <wp:lineTo x="21643" y="0"/>
                <wp:lineTo x="-17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194050" cy="2247900"/>
                    </a:xfrm>
                    <a:prstGeom prst="rect">
                      <a:avLst/>
                    </a:prstGeom>
                    <a:noFill/>
                    <a:ln w="9525">
                      <a:noFill/>
                      <a:miter lim="800000"/>
                      <a:headEnd/>
                      <a:tailEnd/>
                    </a:ln>
                  </pic:spPr>
                </pic:pic>
              </a:graphicData>
            </a:graphic>
          </wp:anchor>
        </w:drawing>
      </w:r>
    </w:p>
    <w:p w:rsidR="00E43E03" w:rsidRDefault="00E43E03" w:rsidP="001B6F38">
      <w:pPr>
        <w:spacing w:line="360" w:lineRule="auto"/>
        <w:ind w:left="851"/>
        <w:rPr>
          <w:rFonts w:ascii="Times New Roman" w:hAnsi="Times New Roman" w:cs="Times New Roman"/>
        </w:rPr>
      </w:pPr>
    </w:p>
    <w:p w:rsidR="00E43E03" w:rsidRDefault="00E43E03" w:rsidP="001B6F38">
      <w:pPr>
        <w:spacing w:line="360" w:lineRule="auto"/>
        <w:ind w:left="851"/>
        <w:rPr>
          <w:rFonts w:ascii="Times New Roman" w:hAnsi="Times New Roman" w:cs="Times New Roman"/>
        </w:rPr>
      </w:pPr>
    </w:p>
    <w:p w:rsidR="00E43E03" w:rsidRDefault="00E43E03" w:rsidP="001B6F38">
      <w:pPr>
        <w:spacing w:line="360" w:lineRule="auto"/>
        <w:ind w:left="851"/>
        <w:rPr>
          <w:rFonts w:ascii="Times New Roman" w:hAnsi="Times New Roman" w:cs="Times New Roman"/>
        </w:rPr>
      </w:pPr>
    </w:p>
    <w:p w:rsidR="00E43E03" w:rsidRDefault="00E43E03" w:rsidP="001B6F38">
      <w:pPr>
        <w:spacing w:line="360" w:lineRule="auto"/>
        <w:ind w:left="851"/>
        <w:rPr>
          <w:rFonts w:ascii="Times New Roman" w:hAnsi="Times New Roman" w:cs="Times New Roman"/>
        </w:rPr>
      </w:pPr>
    </w:p>
    <w:p w:rsidR="00E43E03" w:rsidRPr="001B6F38" w:rsidRDefault="00E43E03" w:rsidP="001B6F38">
      <w:pPr>
        <w:spacing w:line="360" w:lineRule="auto"/>
        <w:ind w:left="851"/>
        <w:rPr>
          <w:rFonts w:ascii="Times New Roman" w:hAnsi="Times New Roman" w:cs="Times New Roman"/>
        </w:rPr>
      </w:pPr>
    </w:p>
    <w:p w:rsidR="001F23C6" w:rsidRPr="001B6F38" w:rsidRDefault="001F23C6" w:rsidP="001B6F38">
      <w:pPr>
        <w:pStyle w:val="Style1"/>
        <w:numPr>
          <w:ilvl w:val="2"/>
          <w:numId w:val="10"/>
        </w:numPr>
        <w:spacing w:line="360" w:lineRule="auto"/>
        <w:ind w:left="851"/>
        <w:rPr>
          <w:rFonts w:ascii="Times New Roman" w:hAnsi="Times New Roman"/>
          <w:sz w:val="24"/>
          <w:szCs w:val="24"/>
        </w:rPr>
      </w:pPr>
      <w:r w:rsidRPr="001B6F38">
        <w:rPr>
          <w:rFonts w:ascii="Times New Roman" w:hAnsi="Times New Roman"/>
          <w:sz w:val="24"/>
          <w:szCs w:val="24"/>
        </w:rPr>
        <w:t xml:space="preserve">The entries shall have a barrier, </w:t>
      </w:r>
      <w:r w:rsidR="000D5205" w:rsidRPr="001B6F38">
        <w:rPr>
          <w:rFonts w:ascii="Times New Roman" w:hAnsi="Times New Roman"/>
          <w:sz w:val="24"/>
          <w:szCs w:val="24"/>
        </w:rPr>
        <w:t xml:space="preserve">flimsy </w:t>
      </w:r>
      <w:r w:rsidRPr="001B6F38">
        <w:rPr>
          <w:rFonts w:ascii="Times New Roman" w:hAnsi="Times New Roman"/>
          <w:sz w:val="24"/>
          <w:szCs w:val="24"/>
        </w:rPr>
        <w:t>ticket issuing machine and card readers. The exits shall have an exit station, card readers and a barrier.</w:t>
      </w:r>
      <w:bookmarkEnd w:id="4"/>
      <w:bookmarkEnd w:id="5"/>
      <w:r w:rsidR="00352651" w:rsidRPr="001B6F38">
        <w:rPr>
          <w:rFonts w:ascii="Times New Roman" w:hAnsi="Times New Roman"/>
          <w:sz w:val="24"/>
          <w:szCs w:val="24"/>
        </w:rPr>
        <w:t xml:space="preserve"> </w:t>
      </w:r>
      <w:r w:rsidRPr="001B6F38">
        <w:rPr>
          <w:rFonts w:ascii="Times New Roman" w:hAnsi="Times New Roman"/>
          <w:sz w:val="24"/>
          <w:szCs w:val="24"/>
        </w:rPr>
        <w:t xml:space="preserve">Autopay station shall comprise of </w:t>
      </w:r>
      <w:r w:rsidR="00E43E03" w:rsidRPr="001B6F38">
        <w:rPr>
          <w:rFonts w:ascii="Times New Roman" w:hAnsi="Times New Roman"/>
          <w:sz w:val="24"/>
          <w:szCs w:val="24"/>
        </w:rPr>
        <w:t>Parkways</w:t>
      </w:r>
      <w:r w:rsidRPr="001B6F38">
        <w:rPr>
          <w:rFonts w:ascii="Times New Roman" w:hAnsi="Times New Roman"/>
          <w:sz w:val="24"/>
          <w:szCs w:val="24"/>
        </w:rPr>
        <w:t xml:space="preserve"> software for automatic fee calculation and payment, ticket validator and receipt printer the management station shall create reports, new tariffs, generate season’s cards and also receive maintenance and operations data from all parking terminals. </w:t>
      </w:r>
    </w:p>
    <w:p w:rsidR="009E4071" w:rsidRPr="001B6F38" w:rsidRDefault="00076C16" w:rsidP="001B6F38">
      <w:pPr>
        <w:pStyle w:val="Style1"/>
        <w:numPr>
          <w:ilvl w:val="2"/>
          <w:numId w:val="10"/>
        </w:numPr>
        <w:spacing w:line="360" w:lineRule="auto"/>
        <w:ind w:left="851"/>
        <w:rPr>
          <w:rFonts w:ascii="Times New Roman" w:hAnsi="Times New Roman"/>
          <w:sz w:val="24"/>
          <w:szCs w:val="24"/>
        </w:rPr>
      </w:pPr>
      <w:r w:rsidRPr="001B6F38">
        <w:rPr>
          <w:rFonts w:ascii="Times New Roman" w:hAnsi="Times New Roman"/>
          <w:sz w:val="24"/>
          <w:szCs w:val="24"/>
        </w:rPr>
        <w:t>The system shall run on</w:t>
      </w:r>
      <w:r w:rsidR="001F23C6" w:rsidRPr="001B6F38">
        <w:rPr>
          <w:rFonts w:ascii="Times New Roman" w:hAnsi="Times New Roman"/>
          <w:sz w:val="24"/>
          <w:szCs w:val="24"/>
        </w:rPr>
        <w:t xml:space="preserve"> an Ethernet</w:t>
      </w:r>
      <w:r w:rsidR="00352651" w:rsidRPr="001B6F38">
        <w:rPr>
          <w:rFonts w:ascii="Times New Roman" w:hAnsi="Times New Roman"/>
          <w:sz w:val="24"/>
          <w:szCs w:val="24"/>
        </w:rPr>
        <w:t xml:space="preserve"> </w:t>
      </w:r>
      <w:r w:rsidR="001F23C6" w:rsidRPr="001B6F38">
        <w:rPr>
          <w:rFonts w:ascii="Times New Roman" w:hAnsi="Times New Roman"/>
          <w:sz w:val="24"/>
          <w:szCs w:val="24"/>
        </w:rPr>
        <w:t>network and Linux/Windows environment.</w:t>
      </w:r>
    </w:p>
    <w:p w:rsidR="00076C16" w:rsidRPr="001B6F38" w:rsidRDefault="00076C16" w:rsidP="003815FC">
      <w:pPr>
        <w:pStyle w:val="Style1"/>
        <w:numPr>
          <w:ilvl w:val="0"/>
          <w:numId w:val="0"/>
        </w:numPr>
        <w:spacing w:line="360" w:lineRule="auto"/>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How it will operate</w:t>
      </w:r>
    </w:p>
    <w:p w:rsidR="001F23C6" w:rsidRPr="001B6F38" w:rsidRDefault="001F23C6" w:rsidP="001B6F38">
      <w:pPr>
        <w:pStyle w:val="Style1"/>
        <w:numPr>
          <w:ilvl w:val="2"/>
          <w:numId w:val="10"/>
        </w:numPr>
        <w:spacing w:line="360" w:lineRule="auto"/>
        <w:rPr>
          <w:rFonts w:ascii="Times New Roman" w:hAnsi="Times New Roman"/>
          <w:bCs/>
          <w:i/>
          <w:sz w:val="24"/>
          <w:szCs w:val="24"/>
        </w:rPr>
      </w:pPr>
      <w:r w:rsidRPr="001B6F38">
        <w:rPr>
          <w:rFonts w:ascii="Times New Roman" w:hAnsi="Times New Roman"/>
          <w:i/>
          <w:sz w:val="24"/>
          <w:szCs w:val="24"/>
        </w:rPr>
        <w:t>Casual Parkers/Visitors</w:t>
      </w:r>
    </w:p>
    <w:p w:rsidR="001F23C6" w:rsidRPr="001B6F38" w:rsidRDefault="001F23C6" w:rsidP="001B6F38">
      <w:pPr>
        <w:pStyle w:val="Style1"/>
        <w:numPr>
          <w:ilvl w:val="0"/>
          <w:numId w:val="0"/>
        </w:numPr>
        <w:spacing w:line="360" w:lineRule="auto"/>
        <w:ind w:left="709"/>
        <w:rPr>
          <w:rFonts w:ascii="Times New Roman" w:hAnsi="Times New Roman"/>
          <w:sz w:val="24"/>
          <w:szCs w:val="24"/>
        </w:rPr>
      </w:pPr>
      <w:r w:rsidRPr="001B6F38">
        <w:rPr>
          <w:rFonts w:ascii="Times New Roman" w:hAnsi="Times New Roman"/>
          <w:sz w:val="24"/>
          <w:szCs w:val="24"/>
        </w:rPr>
        <w:t>On entry to the facility motorists will collect a ticket from the ticket-issuing machine by pressing a request button. This shall take approximately 1.0 seconds.</w:t>
      </w:r>
    </w:p>
    <w:p w:rsidR="001F23C6" w:rsidRPr="001B6F38" w:rsidRDefault="001F23C6" w:rsidP="001B6F38">
      <w:pPr>
        <w:pStyle w:val="Style1"/>
        <w:numPr>
          <w:ilvl w:val="0"/>
          <w:numId w:val="0"/>
        </w:numPr>
        <w:spacing w:line="360" w:lineRule="auto"/>
        <w:ind w:left="709"/>
        <w:rPr>
          <w:rFonts w:ascii="Times New Roman" w:hAnsi="Times New Roman"/>
          <w:sz w:val="24"/>
          <w:szCs w:val="24"/>
        </w:rPr>
      </w:pPr>
      <w:r w:rsidRPr="001B6F38">
        <w:rPr>
          <w:rFonts w:ascii="Times New Roman" w:hAnsi="Times New Roman"/>
          <w:sz w:val="24"/>
          <w:szCs w:val="24"/>
        </w:rPr>
        <w:t xml:space="preserve">When the motorist is exiting the facility they proceed to the </w:t>
      </w:r>
      <w:r w:rsidR="000D5205" w:rsidRPr="001B6F38">
        <w:rPr>
          <w:rFonts w:ascii="Times New Roman" w:hAnsi="Times New Roman"/>
          <w:sz w:val="24"/>
          <w:szCs w:val="24"/>
        </w:rPr>
        <w:t>Cashier station at the exit</w:t>
      </w:r>
      <w:r w:rsidRPr="001B6F38">
        <w:rPr>
          <w:rFonts w:ascii="Times New Roman" w:hAnsi="Times New Roman"/>
          <w:sz w:val="24"/>
          <w:szCs w:val="24"/>
        </w:rPr>
        <w:t xml:space="preserve"> where they submit the ticket. The system will indicate the fee to be paid. On payment a receipt for the transact</w:t>
      </w:r>
      <w:r w:rsidR="007F467E" w:rsidRPr="001B6F38">
        <w:rPr>
          <w:rFonts w:ascii="Times New Roman" w:hAnsi="Times New Roman"/>
          <w:sz w:val="24"/>
          <w:szCs w:val="24"/>
        </w:rPr>
        <w:t xml:space="preserve">ion will be issued and </w:t>
      </w:r>
      <w:r w:rsidRPr="001B6F38">
        <w:rPr>
          <w:rFonts w:ascii="Times New Roman" w:hAnsi="Times New Roman"/>
          <w:sz w:val="24"/>
          <w:szCs w:val="24"/>
        </w:rPr>
        <w:t>the barrier will automatically rise to allow exit.</w:t>
      </w:r>
    </w:p>
    <w:p w:rsidR="001F23C6" w:rsidRPr="001B6F38" w:rsidRDefault="001F23C6" w:rsidP="001B6F38">
      <w:pPr>
        <w:spacing w:after="0" w:line="360" w:lineRule="auto"/>
        <w:jc w:val="both"/>
        <w:rPr>
          <w:rFonts w:ascii="Times New Roman" w:hAnsi="Times New Roman" w:cs="Times New Roman"/>
          <w:b/>
          <w:bCs/>
        </w:rPr>
      </w:pPr>
    </w:p>
    <w:p w:rsidR="001F23C6" w:rsidRPr="001B6F38" w:rsidRDefault="001F23C6" w:rsidP="001B6F38">
      <w:pPr>
        <w:pStyle w:val="Style1"/>
        <w:numPr>
          <w:ilvl w:val="2"/>
          <w:numId w:val="10"/>
        </w:numPr>
        <w:spacing w:line="360" w:lineRule="auto"/>
        <w:rPr>
          <w:rFonts w:ascii="Times New Roman" w:hAnsi="Times New Roman"/>
          <w:i/>
          <w:sz w:val="24"/>
          <w:szCs w:val="24"/>
        </w:rPr>
      </w:pPr>
      <w:r w:rsidRPr="001B6F38">
        <w:rPr>
          <w:rFonts w:ascii="Times New Roman" w:hAnsi="Times New Roman"/>
          <w:i/>
          <w:sz w:val="24"/>
          <w:szCs w:val="24"/>
        </w:rPr>
        <w:lastRenderedPageBreak/>
        <w:t xml:space="preserve">Paid Member </w:t>
      </w:r>
      <w:r w:rsidR="003A1B94" w:rsidRPr="001B6F38">
        <w:rPr>
          <w:rFonts w:ascii="Times New Roman" w:hAnsi="Times New Roman"/>
          <w:i/>
          <w:sz w:val="24"/>
          <w:szCs w:val="24"/>
        </w:rPr>
        <w:t xml:space="preserve">/ Tenant </w:t>
      </w:r>
      <w:r w:rsidRPr="001B6F38">
        <w:rPr>
          <w:rFonts w:ascii="Times New Roman" w:hAnsi="Times New Roman"/>
          <w:i/>
          <w:sz w:val="24"/>
          <w:szCs w:val="24"/>
        </w:rPr>
        <w:t>Cards</w:t>
      </w:r>
    </w:p>
    <w:p w:rsidR="001F23C6" w:rsidRPr="001B6F38" w:rsidRDefault="001F23C6" w:rsidP="001B6F38">
      <w:pPr>
        <w:pStyle w:val="Style1"/>
        <w:numPr>
          <w:ilvl w:val="0"/>
          <w:numId w:val="0"/>
        </w:numPr>
        <w:spacing w:line="360" w:lineRule="auto"/>
        <w:ind w:left="709"/>
        <w:rPr>
          <w:rFonts w:ascii="Times New Roman" w:hAnsi="Times New Roman"/>
          <w:sz w:val="24"/>
          <w:szCs w:val="24"/>
        </w:rPr>
      </w:pPr>
      <w:r w:rsidRPr="001B6F38">
        <w:rPr>
          <w:rFonts w:ascii="Times New Roman" w:hAnsi="Times New Roman"/>
          <w:sz w:val="24"/>
          <w:szCs w:val="24"/>
        </w:rPr>
        <w:t>This category shall include the Tenants; they will operate the parking system using their special cards. The card shall be scanned at both the entry and exit stations for validation. A card used for entry must first be used for exit before it is reused in the entry again. This anti pass back feature prevents fraudulent misuse of the Tenant cards.</w:t>
      </w:r>
      <w:r w:rsidR="003A1B94" w:rsidRPr="001B6F38">
        <w:rPr>
          <w:rFonts w:ascii="Times New Roman" w:hAnsi="Times New Roman"/>
          <w:sz w:val="24"/>
          <w:szCs w:val="24"/>
        </w:rPr>
        <w:t xml:space="preserve"> </w:t>
      </w:r>
      <w:r w:rsidRPr="001B6F38">
        <w:rPr>
          <w:rFonts w:ascii="Times New Roman" w:hAnsi="Times New Roman"/>
          <w:sz w:val="24"/>
          <w:szCs w:val="24"/>
        </w:rPr>
        <w:t>At every point, data is captured and stored into the management server.</w:t>
      </w:r>
    </w:p>
    <w:p w:rsidR="001F23C6" w:rsidRPr="001B6F38" w:rsidRDefault="001F23C6" w:rsidP="001B6F38">
      <w:pPr>
        <w:spacing w:after="0" w:line="360" w:lineRule="auto"/>
        <w:ind w:left="144"/>
        <w:jc w:val="both"/>
        <w:rPr>
          <w:rFonts w:ascii="Times New Roman" w:hAnsi="Times New Roman" w:cs="Times New Roman"/>
        </w:rPr>
      </w:pPr>
    </w:p>
    <w:p w:rsidR="001F23C6" w:rsidRPr="001B6F38" w:rsidRDefault="001F23C6" w:rsidP="001B6F38">
      <w:pPr>
        <w:pStyle w:val="Style1"/>
        <w:numPr>
          <w:ilvl w:val="2"/>
          <w:numId w:val="10"/>
        </w:numPr>
        <w:spacing w:line="360" w:lineRule="auto"/>
        <w:rPr>
          <w:rFonts w:ascii="Times New Roman" w:hAnsi="Times New Roman"/>
          <w:i/>
          <w:sz w:val="24"/>
          <w:szCs w:val="24"/>
        </w:rPr>
      </w:pPr>
      <w:r w:rsidRPr="001B6F38">
        <w:rPr>
          <w:rFonts w:ascii="Times New Roman" w:hAnsi="Times New Roman"/>
          <w:i/>
          <w:sz w:val="24"/>
          <w:szCs w:val="24"/>
        </w:rPr>
        <w:t>Prepaid Card (A</w:t>
      </w:r>
      <w:r w:rsidR="007C6D14" w:rsidRPr="001B6F38">
        <w:rPr>
          <w:rFonts w:ascii="Times New Roman" w:hAnsi="Times New Roman"/>
          <w:i/>
          <w:sz w:val="24"/>
          <w:szCs w:val="24"/>
        </w:rPr>
        <w:t>-C</w:t>
      </w:r>
      <w:r w:rsidRPr="001B6F38">
        <w:rPr>
          <w:rFonts w:ascii="Times New Roman" w:hAnsi="Times New Roman"/>
          <w:i/>
          <w:sz w:val="24"/>
          <w:szCs w:val="24"/>
        </w:rPr>
        <w:t>ard E wallet)</w:t>
      </w:r>
    </w:p>
    <w:p w:rsidR="009E4071" w:rsidRPr="001B6F38" w:rsidRDefault="00D74D15" w:rsidP="001B6F38">
      <w:pPr>
        <w:pStyle w:val="Style1"/>
        <w:numPr>
          <w:ilvl w:val="0"/>
          <w:numId w:val="0"/>
        </w:numPr>
        <w:spacing w:line="360" w:lineRule="auto"/>
        <w:ind w:left="709"/>
        <w:rPr>
          <w:rFonts w:ascii="Times New Roman" w:hAnsi="Times New Roman"/>
          <w:sz w:val="24"/>
          <w:szCs w:val="24"/>
        </w:rPr>
      </w:pPr>
      <w:r w:rsidRPr="001B6F38">
        <w:rPr>
          <w:rFonts w:ascii="Times New Roman" w:hAnsi="Times New Roman"/>
          <w:noProof/>
          <w:sz w:val="24"/>
          <w:szCs w:val="24"/>
        </w:rPr>
        <w:drawing>
          <wp:anchor distT="0" distB="0" distL="114300" distR="114300" simplePos="0" relativeHeight="251659264" behindDoc="0" locked="0" layoutInCell="1" allowOverlap="1">
            <wp:simplePos x="0" y="0"/>
            <wp:positionH relativeFrom="column">
              <wp:posOffset>1828800</wp:posOffset>
            </wp:positionH>
            <wp:positionV relativeFrom="paragraph">
              <wp:posOffset>297180</wp:posOffset>
            </wp:positionV>
            <wp:extent cx="3860800" cy="1066800"/>
            <wp:effectExtent l="25400" t="0" r="0" b="0"/>
            <wp:wrapTight wrapText="bothSides">
              <wp:wrapPolygon edited="0">
                <wp:start x="-142" y="0"/>
                <wp:lineTo x="-142" y="21086"/>
                <wp:lineTo x="21600" y="21086"/>
                <wp:lineTo x="21600" y="0"/>
                <wp:lineTo x="-142" y="0"/>
              </wp:wrapPolygon>
            </wp:wrapTight>
            <wp:docPr id="3" name="Picture 2" descr="KAPS A-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PS A- Card"/>
                    <pic:cNvPicPr>
                      <a:picLocks noChangeAspect="1" noChangeArrowheads="1"/>
                    </pic:cNvPicPr>
                  </pic:nvPicPr>
                  <pic:blipFill>
                    <a:blip r:embed="rId8" cstate="print"/>
                    <a:srcRect/>
                    <a:stretch>
                      <a:fillRect/>
                    </a:stretch>
                  </pic:blipFill>
                  <pic:spPr bwMode="auto">
                    <a:xfrm>
                      <a:off x="0" y="0"/>
                      <a:ext cx="3860800" cy="1066800"/>
                    </a:xfrm>
                    <a:prstGeom prst="rect">
                      <a:avLst/>
                    </a:prstGeom>
                    <a:noFill/>
                    <a:ln w="9525">
                      <a:noFill/>
                      <a:miter lim="800000"/>
                      <a:headEnd/>
                      <a:tailEnd/>
                    </a:ln>
                  </pic:spPr>
                </pic:pic>
              </a:graphicData>
            </a:graphic>
          </wp:anchor>
        </w:drawing>
      </w:r>
      <w:r w:rsidR="001F23C6" w:rsidRPr="001B6F38">
        <w:rPr>
          <w:rFonts w:ascii="Times New Roman" w:hAnsi="Times New Roman"/>
          <w:sz w:val="24"/>
          <w:szCs w:val="24"/>
        </w:rPr>
        <w:t>The prepaid card is av</w:t>
      </w:r>
      <w:r w:rsidR="002C19F8" w:rsidRPr="001B6F38">
        <w:rPr>
          <w:rFonts w:ascii="Times New Roman" w:hAnsi="Times New Roman"/>
          <w:sz w:val="24"/>
          <w:szCs w:val="24"/>
        </w:rPr>
        <w:t>ailable to all users who simpl</w:t>
      </w:r>
      <w:r w:rsidR="001F23C6" w:rsidRPr="001B6F38">
        <w:rPr>
          <w:rFonts w:ascii="Times New Roman" w:hAnsi="Times New Roman"/>
          <w:sz w:val="24"/>
          <w:szCs w:val="24"/>
        </w:rPr>
        <w:t>y need to register and make a prepayment in order to receive the card. During subsequent visits as long as there is still credit on the card the user need simply tap the card at entry to gain entry and tap at exit to leave. The correct parking fee will automatically be deducted from the card at the point of exit. This card is therefore great value to cardholders by speeding the entry and exit process whilst avoiding the need to carry cash or follow the normal payment process.</w:t>
      </w:r>
    </w:p>
    <w:p w:rsidR="001F23C6" w:rsidRPr="001B6F38" w:rsidRDefault="001F23C6" w:rsidP="001B6F38">
      <w:pPr>
        <w:pStyle w:val="Style1"/>
        <w:numPr>
          <w:ilvl w:val="0"/>
          <w:numId w:val="0"/>
        </w:numPr>
        <w:spacing w:line="360" w:lineRule="auto"/>
        <w:ind w:left="1224"/>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Other Payment Systems</w:t>
      </w:r>
    </w:p>
    <w:p w:rsidR="009E4071"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KAPS Ltd is the only provider that has integrated its parking systems for mobile money payments. Users of this service may proceed directly to the exit station to leave after completing the mobile money transaction.</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Loyalty</w:t>
      </w:r>
    </w:p>
    <w:p w:rsidR="007609AB" w:rsidRPr="001B6F38" w:rsidRDefault="001F23C6" w:rsidP="001B6F38">
      <w:pPr>
        <w:pStyle w:val="Style1"/>
        <w:numPr>
          <w:ilvl w:val="0"/>
          <w:numId w:val="0"/>
        </w:numPr>
        <w:spacing w:line="360" w:lineRule="auto"/>
        <w:ind w:left="360"/>
        <w:rPr>
          <w:rFonts w:ascii="Times New Roman" w:hAnsi="Times New Roman"/>
          <w:b/>
          <w:sz w:val="24"/>
          <w:szCs w:val="24"/>
        </w:rPr>
      </w:pPr>
      <w:r w:rsidRPr="001B6F38">
        <w:rPr>
          <w:rFonts w:ascii="Times New Roman" w:hAnsi="Times New Roman"/>
          <w:sz w:val="24"/>
          <w:szCs w:val="24"/>
        </w:rPr>
        <w:t xml:space="preserve">The </w:t>
      </w:r>
      <w:r w:rsidR="00FB5E8D" w:rsidRPr="001B6F38">
        <w:rPr>
          <w:rFonts w:ascii="Times New Roman" w:hAnsi="Times New Roman"/>
          <w:sz w:val="24"/>
          <w:szCs w:val="24"/>
        </w:rPr>
        <w:t>A card</w:t>
      </w:r>
      <w:r w:rsidRPr="001B6F38">
        <w:rPr>
          <w:rFonts w:ascii="Times New Roman" w:hAnsi="Times New Roman"/>
          <w:sz w:val="24"/>
          <w:szCs w:val="24"/>
        </w:rPr>
        <w:t xml:space="preserve"> is also a loyalty card and can be integrated with any </w:t>
      </w:r>
      <w:proofErr w:type="gramStart"/>
      <w:r w:rsidRPr="001B6F38">
        <w:rPr>
          <w:rFonts w:ascii="Times New Roman" w:hAnsi="Times New Roman"/>
          <w:sz w:val="24"/>
          <w:szCs w:val="24"/>
        </w:rPr>
        <w:t>tenants</w:t>
      </w:r>
      <w:proofErr w:type="gramEnd"/>
      <w:r w:rsidRPr="001B6F38">
        <w:rPr>
          <w:rFonts w:ascii="Times New Roman" w:hAnsi="Times New Roman"/>
          <w:sz w:val="24"/>
          <w:szCs w:val="24"/>
        </w:rPr>
        <w:t xml:space="preserve"> loyalty scheme to allow the cardholder and tenant to enjoy the multiple benefits of parking/shopping loyalty</w:t>
      </w:r>
    </w:p>
    <w:p w:rsidR="001F23C6" w:rsidRPr="001B6F38" w:rsidRDefault="001F23C6" w:rsidP="001B6F38">
      <w:pPr>
        <w:spacing w:after="0" w:line="360" w:lineRule="auto"/>
        <w:ind w:right="360"/>
        <w:jc w:val="both"/>
        <w:rPr>
          <w:rFonts w:ascii="Times New Roman" w:hAnsi="Times New Roman" w:cs="Times New Roman"/>
          <w:color w:val="000000"/>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Value Added Features;</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Our system is flexible to allow integration of the following features</w:t>
      </w:r>
    </w:p>
    <w:p w:rsidR="001F23C6" w:rsidRPr="001B6F38" w:rsidRDefault="001F23C6" w:rsidP="001B6F38">
      <w:pPr>
        <w:pStyle w:val="Style1"/>
        <w:numPr>
          <w:ilvl w:val="2"/>
          <w:numId w:val="10"/>
        </w:numPr>
        <w:spacing w:line="360" w:lineRule="auto"/>
        <w:ind w:left="1418" w:hanging="851"/>
        <w:rPr>
          <w:rFonts w:ascii="Times New Roman" w:hAnsi="Times New Roman"/>
          <w:sz w:val="24"/>
          <w:szCs w:val="24"/>
        </w:rPr>
      </w:pPr>
      <w:r w:rsidRPr="001B6F38">
        <w:rPr>
          <w:rFonts w:ascii="Times New Roman" w:hAnsi="Times New Roman"/>
          <w:sz w:val="24"/>
          <w:szCs w:val="24"/>
        </w:rPr>
        <w:t>Number plate Recognition system for automated entry and exit</w:t>
      </w:r>
      <w:r w:rsidR="002C19F8" w:rsidRPr="001B6F38">
        <w:rPr>
          <w:rFonts w:ascii="Times New Roman" w:hAnsi="Times New Roman"/>
          <w:sz w:val="24"/>
          <w:szCs w:val="24"/>
        </w:rPr>
        <w:t xml:space="preserve"> and security</w:t>
      </w:r>
    </w:p>
    <w:p w:rsidR="001F23C6" w:rsidRPr="001B6F38" w:rsidRDefault="001F23C6" w:rsidP="001B6F38">
      <w:pPr>
        <w:pStyle w:val="Style1"/>
        <w:numPr>
          <w:ilvl w:val="2"/>
          <w:numId w:val="10"/>
        </w:numPr>
        <w:spacing w:line="360" w:lineRule="auto"/>
        <w:ind w:left="1418" w:hanging="851"/>
        <w:rPr>
          <w:rFonts w:ascii="Times New Roman" w:hAnsi="Times New Roman"/>
          <w:sz w:val="24"/>
          <w:szCs w:val="24"/>
        </w:rPr>
      </w:pPr>
      <w:r w:rsidRPr="001B6F38">
        <w:rPr>
          <w:rFonts w:ascii="Times New Roman" w:hAnsi="Times New Roman"/>
          <w:sz w:val="24"/>
          <w:szCs w:val="24"/>
        </w:rPr>
        <w:t>Parking guidance system for ease of parking.</w:t>
      </w:r>
    </w:p>
    <w:p w:rsidR="007F1377" w:rsidRPr="001B6F38" w:rsidRDefault="007F1377" w:rsidP="001B6F38">
      <w:pPr>
        <w:pStyle w:val="Style1"/>
        <w:numPr>
          <w:ilvl w:val="0"/>
          <w:numId w:val="0"/>
        </w:numPr>
        <w:spacing w:line="360" w:lineRule="auto"/>
        <w:ind w:left="360" w:hanging="360"/>
        <w:rPr>
          <w:rFonts w:ascii="Times New Roman" w:hAnsi="Times New Roman"/>
          <w:sz w:val="24"/>
          <w:szCs w:val="24"/>
        </w:rPr>
      </w:pPr>
    </w:p>
    <w:p w:rsidR="007F1377" w:rsidRPr="001B6F38" w:rsidRDefault="007F1377" w:rsidP="001B6F38">
      <w:pPr>
        <w:pStyle w:val="Style1"/>
        <w:numPr>
          <w:ilvl w:val="0"/>
          <w:numId w:val="0"/>
        </w:numPr>
        <w:spacing w:line="360" w:lineRule="auto"/>
        <w:ind w:left="360" w:hanging="360"/>
        <w:rPr>
          <w:rFonts w:ascii="Times New Roman" w:hAnsi="Times New Roman"/>
          <w:sz w:val="24"/>
          <w:szCs w:val="24"/>
        </w:rPr>
      </w:pPr>
    </w:p>
    <w:p w:rsidR="007F1377" w:rsidRPr="001B6F38" w:rsidRDefault="007F1377"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 xml:space="preserve"> SYSTEM OVERVIEW</w:t>
      </w:r>
    </w:p>
    <w:p w:rsidR="007F1377" w:rsidRPr="001B6F38" w:rsidRDefault="007F1377" w:rsidP="001B6F38">
      <w:pPr>
        <w:pStyle w:val="Style1"/>
        <w:numPr>
          <w:ilvl w:val="0"/>
          <w:numId w:val="0"/>
        </w:numPr>
        <w:spacing w:line="360" w:lineRule="auto"/>
        <w:ind w:left="360" w:hanging="360"/>
        <w:rPr>
          <w:rFonts w:ascii="Times New Roman" w:hAnsi="Times New Roman"/>
          <w:sz w:val="24"/>
          <w:szCs w:val="24"/>
        </w:rPr>
      </w:pPr>
    </w:p>
    <w:p w:rsidR="007F1377" w:rsidRPr="001B6F38" w:rsidRDefault="007F1377" w:rsidP="001B6F38">
      <w:pPr>
        <w:pStyle w:val="Style1"/>
        <w:numPr>
          <w:ilvl w:val="0"/>
          <w:numId w:val="0"/>
        </w:numPr>
        <w:spacing w:line="360" w:lineRule="auto"/>
        <w:ind w:left="360" w:hanging="360"/>
        <w:rPr>
          <w:rFonts w:ascii="Times New Roman" w:hAnsi="Times New Roman"/>
          <w:sz w:val="24"/>
          <w:szCs w:val="24"/>
        </w:rPr>
      </w:pPr>
      <w:r w:rsidRPr="001B6F38">
        <w:rPr>
          <w:rFonts w:ascii="Times New Roman" w:hAnsi="Times New Roman"/>
          <w:noProof/>
          <w:sz w:val="24"/>
          <w:szCs w:val="24"/>
        </w:rPr>
        <w:drawing>
          <wp:inline distT="0" distB="0" distL="0" distR="0">
            <wp:extent cx="5723421" cy="6106510"/>
            <wp:effectExtent l="19050" t="0" r="0" b="0"/>
            <wp:docPr id="5" name="Picture 1" descr="C:\My Documents\equipment layouts\Parking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y Documents\equipment layouts\Parking 7.jpg"/>
                    <pic:cNvPicPr>
                      <a:picLocks noChangeAspect="1" noChangeArrowheads="1"/>
                    </pic:cNvPicPr>
                  </pic:nvPicPr>
                  <pic:blipFill>
                    <a:blip r:embed="rId9" cstate="print"/>
                    <a:srcRect/>
                    <a:stretch>
                      <a:fillRect/>
                    </a:stretch>
                  </pic:blipFill>
                  <pic:spPr bwMode="auto">
                    <a:xfrm>
                      <a:off x="0" y="0"/>
                      <a:ext cx="5727700" cy="6111075"/>
                    </a:xfrm>
                    <a:prstGeom prst="rect">
                      <a:avLst/>
                    </a:prstGeom>
                    <a:noFill/>
                    <a:ln w="9525">
                      <a:noFill/>
                      <a:miter lim="800000"/>
                      <a:headEnd/>
                      <a:tailEnd/>
                    </a:ln>
                  </pic:spPr>
                </pic:pic>
              </a:graphicData>
            </a:graphic>
          </wp:inline>
        </w:drawing>
      </w:r>
    </w:p>
    <w:p w:rsidR="001F23C6" w:rsidRPr="001B6F38" w:rsidRDefault="001F23C6" w:rsidP="001B6F38">
      <w:pPr>
        <w:spacing w:after="0" w:line="360" w:lineRule="auto"/>
        <w:jc w:val="both"/>
        <w:rPr>
          <w:rStyle w:val="IntenseEmphasis"/>
          <w:rFonts w:ascii="Times New Roman" w:eastAsia="Calibri" w:hAnsi="Times New Roman" w:cs="Times New Roman"/>
          <w:i w:val="0"/>
          <w:smallCaps/>
          <w:color w:val="000000" w:themeColor="text1"/>
        </w:rPr>
      </w:pPr>
    </w:p>
    <w:p w:rsidR="001F23C6" w:rsidRPr="001B6F38" w:rsidRDefault="001F23C6"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C6312F" w:rsidRPr="001B6F38" w:rsidRDefault="00C6312F" w:rsidP="001B6F38">
      <w:pPr>
        <w:spacing w:after="0" w:line="360" w:lineRule="auto"/>
        <w:rPr>
          <w:rFonts w:ascii="Times New Roman" w:hAnsi="Times New Roman" w:cs="Times New Roman"/>
          <w:b/>
          <w:smallCaps/>
          <w:color w:val="000000" w:themeColor="text1"/>
        </w:rPr>
      </w:pPr>
    </w:p>
    <w:p w:rsidR="001F23C6" w:rsidRPr="001B6F38" w:rsidRDefault="001F23C6" w:rsidP="001B6F38">
      <w:pPr>
        <w:pStyle w:val="Style1"/>
        <w:spacing w:line="360" w:lineRule="auto"/>
        <w:rPr>
          <w:rStyle w:val="IntenseEmphasis"/>
          <w:rFonts w:ascii="Times New Roman" w:eastAsiaTheme="minorHAnsi" w:hAnsi="Times New Roman"/>
          <w:i w:val="0"/>
          <w:smallCaps/>
          <w:color w:val="000000" w:themeColor="text1"/>
          <w:sz w:val="24"/>
          <w:szCs w:val="24"/>
        </w:rPr>
      </w:pPr>
      <w:r w:rsidRPr="001B6F38">
        <w:rPr>
          <w:rStyle w:val="IntenseEmphasis"/>
          <w:rFonts w:ascii="Times New Roman" w:hAnsi="Times New Roman"/>
          <w:i w:val="0"/>
          <w:smallCaps/>
          <w:color w:val="000000" w:themeColor="text1"/>
          <w:sz w:val="24"/>
          <w:szCs w:val="24"/>
        </w:rPr>
        <w:t>Why Select KAPS</w:t>
      </w:r>
    </w:p>
    <w:p w:rsidR="00185160" w:rsidRPr="001B6F38" w:rsidRDefault="00185160" w:rsidP="001B6F38">
      <w:pPr>
        <w:pStyle w:val="Style1"/>
        <w:numPr>
          <w:ilvl w:val="0"/>
          <w:numId w:val="0"/>
        </w:numPr>
        <w:spacing w:line="360" w:lineRule="auto"/>
        <w:rPr>
          <w:rFonts w:ascii="Times New Roman" w:hAnsi="Times New Roman"/>
          <w:color w:val="000000" w:themeColor="text1"/>
          <w:sz w:val="24"/>
          <w:szCs w:val="24"/>
        </w:rPr>
      </w:pPr>
    </w:p>
    <w:p w:rsidR="001F23C6" w:rsidRPr="001B6F38" w:rsidRDefault="001F23C6" w:rsidP="001B6F38">
      <w:pPr>
        <w:pStyle w:val="Style1"/>
        <w:numPr>
          <w:ilvl w:val="0"/>
          <w:numId w:val="0"/>
        </w:numPr>
        <w:spacing w:line="360" w:lineRule="auto"/>
        <w:rPr>
          <w:rFonts w:ascii="Times New Roman" w:hAnsi="Times New Roman"/>
          <w:sz w:val="24"/>
          <w:szCs w:val="24"/>
        </w:rPr>
      </w:pPr>
      <w:r w:rsidRPr="001B6F38">
        <w:rPr>
          <w:rFonts w:ascii="Times New Roman" w:hAnsi="Times New Roman"/>
          <w:color w:val="000000" w:themeColor="text1"/>
          <w:sz w:val="24"/>
          <w:szCs w:val="24"/>
        </w:rPr>
        <w:t>We believe that KAPS is</w:t>
      </w:r>
      <w:r w:rsidRPr="001B6F38">
        <w:rPr>
          <w:rFonts w:ascii="Times New Roman" w:hAnsi="Times New Roman"/>
          <w:sz w:val="24"/>
          <w:szCs w:val="24"/>
        </w:rPr>
        <w:t xml:space="preserve"> your best partner in this project because;</w:t>
      </w: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Systems are Specifically designed and customized</w:t>
      </w:r>
    </w:p>
    <w:p w:rsidR="001F23C6" w:rsidRPr="001B6F38" w:rsidRDefault="001F23C6" w:rsidP="001B6F38">
      <w:pPr>
        <w:pStyle w:val="Style1"/>
        <w:numPr>
          <w:ilvl w:val="0"/>
          <w:numId w:val="0"/>
        </w:numPr>
        <w:spacing w:line="360" w:lineRule="auto"/>
        <w:ind w:left="360"/>
        <w:rPr>
          <w:rFonts w:ascii="Times New Roman" w:hAnsi="Times New Roman"/>
          <w:b/>
          <w:sz w:val="24"/>
          <w:szCs w:val="24"/>
          <w:u w:val="single"/>
        </w:rPr>
      </w:pPr>
      <w:r w:rsidRPr="001B6F38">
        <w:rPr>
          <w:rFonts w:ascii="Times New Roman" w:hAnsi="Times New Roman"/>
          <w:sz w:val="24"/>
          <w:szCs w:val="24"/>
        </w:rPr>
        <w:t>Our solutions</w:t>
      </w:r>
      <w:r w:rsidR="000D5205" w:rsidRPr="001B6F38">
        <w:rPr>
          <w:rFonts w:ascii="Times New Roman" w:hAnsi="Times New Roman"/>
          <w:sz w:val="24"/>
          <w:szCs w:val="24"/>
        </w:rPr>
        <w:t xml:space="preserve"> are customized </w:t>
      </w:r>
      <w:r w:rsidRPr="001B6F38">
        <w:rPr>
          <w:rFonts w:ascii="Times New Roman" w:hAnsi="Times New Roman"/>
          <w:sz w:val="24"/>
          <w:szCs w:val="24"/>
        </w:rPr>
        <w:t>in the following manner</w:t>
      </w:r>
      <w:r w:rsidR="00172866" w:rsidRPr="001B6F38">
        <w:rPr>
          <w:rFonts w:ascii="Times New Roman" w:hAnsi="Times New Roman"/>
          <w:sz w:val="24"/>
          <w:szCs w:val="24"/>
        </w:rPr>
        <w:t>;</w:t>
      </w:r>
    </w:p>
    <w:p w:rsidR="001F23C6" w:rsidRPr="001B6F38" w:rsidRDefault="001F23C6" w:rsidP="001B6F38">
      <w:pPr>
        <w:pStyle w:val="BodyTextIndent"/>
        <w:numPr>
          <w:ilvl w:val="2"/>
          <w:numId w:val="10"/>
        </w:numPr>
        <w:spacing w:line="360" w:lineRule="auto"/>
        <w:ind w:left="1418" w:hanging="851"/>
      </w:pPr>
      <w:r w:rsidRPr="001B6F38">
        <w:t xml:space="preserve">The system Implements VAT to </w:t>
      </w:r>
      <w:r w:rsidR="00E2067C" w:rsidRPr="001B6F38">
        <w:t>Ugandan</w:t>
      </w:r>
      <w:r w:rsidRPr="001B6F38">
        <w:t xml:space="preserve"> standards</w:t>
      </w:r>
    </w:p>
    <w:p w:rsidR="001F23C6" w:rsidRPr="001B6F38" w:rsidRDefault="001F23C6" w:rsidP="001B6F38">
      <w:pPr>
        <w:pStyle w:val="BodyTextIndent"/>
        <w:numPr>
          <w:ilvl w:val="2"/>
          <w:numId w:val="10"/>
        </w:numPr>
        <w:spacing w:line="360" w:lineRule="auto"/>
        <w:ind w:left="1418" w:hanging="851"/>
      </w:pPr>
      <w:r w:rsidRPr="001B6F38">
        <w:t xml:space="preserve">The systems </w:t>
      </w:r>
      <w:proofErr w:type="gramStart"/>
      <w:r w:rsidRPr="001B6F38">
        <w:t>incorporates</w:t>
      </w:r>
      <w:proofErr w:type="gramEnd"/>
      <w:r w:rsidRPr="001B6F38">
        <w:t xml:space="preserve"> the use of E</w:t>
      </w:r>
      <w:r w:rsidR="003637F7" w:rsidRPr="001B6F38">
        <w:t xml:space="preserve">lectronic </w:t>
      </w:r>
      <w:r w:rsidRPr="001B6F38">
        <w:t>T</w:t>
      </w:r>
      <w:r w:rsidR="003637F7" w:rsidRPr="001B6F38">
        <w:t xml:space="preserve">ax </w:t>
      </w:r>
      <w:r w:rsidRPr="001B6F38">
        <w:t>R</w:t>
      </w:r>
      <w:r w:rsidR="003637F7" w:rsidRPr="001B6F38">
        <w:t>egisters</w:t>
      </w:r>
    </w:p>
    <w:p w:rsidR="001F23C6" w:rsidRPr="001B6F38" w:rsidRDefault="001F23C6" w:rsidP="001B6F38">
      <w:pPr>
        <w:pStyle w:val="BodyTextIndent"/>
        <w:numPr>
          <w:ilvl w:val="2"/>
          <w:numId w:val="10"/>
        </w:numPr>
        <w:spacing w:line="360" w:lineRule="auto"/>
        <w:ind w:left="1418" w:hanging="851"/>
      </w:pPr>
      <w:r w:rsidRPr="001B6F38">
        <w:t xml:space="preserve">Our </w:t>
      </w:r>
      <w:r w:rsidR="009B1CF8" w:rsidRPr="001B6F38">
        <w:t>self-</w:t>
      </w:r>
      <w:r w:rsidR="00D875CA" w:rsidRPr="001B6F38">
        <w:t xml:space="preserve">service, </w:t>
      </w:r>
      <w:r w:rsidRPr="001B6F38">
        <w:t>aut</w:t>
      </w:r>
      <w:r w:rsidR="000D5205" w:rsidRPr="001B6F38">
        <w:t>o pay</w:t>
      </w:r>
      <w:r w:rsidR="00E2067C" w:rsidRPr="001B6F38">
        <w:t xml:space="preserve"> stations recognize local Uganda</w:t>
      </w:r>
      <w:r w:rsidRPr="001B6F38">
        <w:t xml:space="preserve"> currency</w:t>
      </w:r>
      <w:r w:rsidR="009B1CF8" w:rsidRPr="001B6F38">
        <w:t xml:space="preserve"> and are intelligent enough to reject counterfeit notes and coins.</w:t>
      </w:r>
    </w:p>
    <w:p w:rsidR="00172866" w:rsidRPr="001B6F38" w:rsidRDefault="00172866" w:rsidP="001B6F38">
      <w:pPr>
        <w:pStyle w:val="Style1"/>
        <w:numPr>
          <w:ilvl w:val="0"/>
          <w:numId w:val="0"/>
        </w:numPr>
        <w:spacing w:line="360" w:lineRule="auto"/>
        <w:ind w:left="792"/>
        <w:rPr>
          <w:rFonts w:ascii="Times New Roman" w:hAnsi="Times New Roman"/>
          <w:b/>
          <w:sz w:val="24"/>
          <w:szCs w:val="24"/>
        </w:rPr>
      </w:pPr>
    </w:p>
    <w:p w:rsidR="001F23C6" w:rsidRPr="001B6F38" w:rsidRDefault="001F23C6"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Technical capability</w:t>
      </w:r>
    </w:p>
    <w:p w:rsidR="0017286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 xml:space="preserve">KAPS has the technical capability nurtured by experience, to </w:t>
      </w:r>
      <w:r w:rsidR="00076C16" w:rsidRPr="001B6F38">
        <w:rPr>
          <w:rFonts w:ascii="Times New Roman" w:hAnsi="Times New Roman"/>
          <w:sz w:val="24"/>
          <w:szCs w:val="24"/>
        </w:rPr>
        <w:t>specific</w:t>
      </w:r>
      <w:r w:rsidRPr="001B6F38">
        <w:rPr>
          <w:rFonts w:ascii="Times New Roman" w:hAnsi="Times New Roman"/>
          <w:sz w:val="24"/>
          <w:szCs w:val="24"/>
        </w:rPr>
        <w:t>, configure, install and support the systems. Many of our systems are designed and built in house assuring our customers of local support as well as custom specifications. Our technical team includes 8 developers and over 30 technicians and engineers</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Service and support</w:t>
      </w:r>
    </w:p>
    <w:p w:rsidR="004109B4"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KAPS provides maintenance response on a 24-7-365 basis. This is backed by</w:t>
      </w:r>
      <w:r w:rsidR="00E62A35" w:rsidRPr="001B6F38">
        <w:rPr>
          <w:rFonts w:ascii="Times New Roman" w:hAnsi="Times New Roman"/>
          <w:sz w:val="24"/>
          <w:szCs w:val="24"/>
        </w:rPr>
        <w:t>;</w:t>
      </w:r>
    </w:p>
    <w:p w:rsidR="00E62A35" w:rsidRPr="001B6F38" w:rsidRDefault="00E62A35" w:rsidP="001B6F38">
      <w:pPr>
        <w:pStyle w:val="ListParagraph"/>
        <w:numPr>
          <w:ilvl w:val="2"/>
          <w:numId w:val="10"/>
        </w:numPr>
        <w:tabs>
          <w:tab w:val="num" w:pos="540"/>
        </w:tabs>
        <w:spacing w:after="0" w:line="360" w:lineRule="auto"/>
        <w:ind w:left="1418" w:hanging="851"/>
        <w:rPr>
          <w:rFonts w:ascii="Times New Roman" w:hAnsi="Times New Roman"/>
          <w:sz w:val="24"/>
          <w:szCs w:val="24"/>
        </w:rPr>
      </w:pPr>
      <w:r w:rsidRPr="001B6F38">
        <w:rPr>
          <w:rFonts w:ascii="Times New Roman" w:hAnsi="Times New Roman"/>
          <w:sz w:val="24"/>
          <w:szCs w:val="24"/>
        </w:rPr>
        <w:t>KAPS dedicated countrywide wide area network</w:t>
      </w:r>
    </w:p>
    <w:p w:rsidR="004109B4" w:rsidRPr="001B6F38" w:rsidRDefault="001F23C6" w:rsidP="001B6F38">
      <w:pPr>
        <w:pStyle w:val="ListParagraph"/>
        <w:numPr>
          <w:ilvl w:val="2"/>
          <w:numId w:val="10"/>
        </w:numPr>
        <w:tabs>
          <w:tab w:val="num" w:pos="540"/>
        </w:tabs>
        <w:spacing w:after="0" w:line="360" w:lineRule="auto"/>
        <w:ind w:left="1418" w:hanging="851"/>
        <w:rPr>
          <w:rFonts w:ascii="Times New Roman" w:hAnsi="Times New Roman"/>
          <w:sz w:val="24"/>
          <w:szCs w:val="24"/>
        </w:rPr>
      </w:pPr>
      <w:r w:rsidRPr="001B6F38">
        <w:rPr>
          <w:rFonts w:ascii="Times New Roman" w:hAnsi="Times New Roman"/>
          <w:sz w:val="24"/>
          <w:szCs w:val="24"/>
        </w:rPr>
        <w:t xml:space="preserve">a central monitoring station, </w:t>
      </w:r>
    </w:p>
    <w:p w:rsidR="004109B4" w:rsidRPr="001B6F38" w:rsidRDefault="001F23C6" w:rsidP="001B6F38">
      <w:pPr>
        <w:pStyle w:val="ListParagraph"/>
        <w:numPr>
          <w:ilvl w:val="2"/>
          <w:numId w:val="10"/>
        </w:numPr>
        <w:tabs>
          <w:tab w:val="num" w:pos="540"/>
        </w:tabs>
        <w:spacing w:after="0" w:line="360" w:lineRule="auto"/>
        <w:ind w:left="1418" w:hanging="851"/>
        <w:rPr>
          <w:rFonts w:ascii="Times New Roman" w:hAnsi="Times New Roman"/>
          <w:sz w:val="24"/>
          <w:szCs w:val="24"/>
        </w:rPr>
      </w:pPr>
      <w:r w:rsidRPr="001B6F38">
        <w:rPr>
          <w:rFonts w:ascii="Times New Roman" w:hAnsi="Times New Roman"/>
          <w:sz w:val="24"/>
          <w:szCs w:val="24"/>
        </w:rPr>
        <w:t xml:space="preserve">a call </w:t>
      </w:r>
      <w:proofErr w:type="spellStart"/>
      <w:r w:rsidRPr="001B6F38">
        <w:rPr>
          <w:rFonts w:ascii="Times New Roman" w:hAnsi="Times New Roman"/>
          <w:sz w:val="24"/>
          <w:szCs w:val="24"/>
        </w:rPr>
        <w:t>centre</w:t>
      </w:r>
      <w:proofErr w:type="spellEnd"/>
      <w:r w:rsidRPr="001B6F38">
        <w:rPr>
          <w:rFonts w:ascii="Times New Roman" w:hAnsi="Times New Roman"/>
          <w:sz w:val="24"/>
          <w:szCs w:val="24"/>
        </w:rPr>
        <w:t xml:space="preserve"> and computerized Service Level Maintenance management</w:t>
      </w:r>
    </w:p>
    <w:p w:rsidR="001F23C6" w:rsidRPr="001B6F38" w:rsidRDefault="004109B4" w:rsidP="001B6F38">
      <w:pPr>
        <w:pStyle w:val="ListParagraph"/>
        <w:numPr>
          <w:ilvl w:val="2"/>
          <w:numId w:val="10"/>
        </w:numPr>
        <w:tabs>
          <w:tab w:val="num" w:pos="540"/>
        </w:tabs>
        <w:spacing w:after="0" w:line="360" w:lineRule="auto"/>
        <w:ind w:left="1418" w:hanging="851"/>
        <w:rPr>
          <w:rFonts w:ascii="Times New Roman" w:hAnsi="Times New Roman"/>
          <w:sz w:val="24"/>
          <w:szCs w:val="24"/>
        </w:rPr>
      </w:pPr>
      <w:r w:rsidRPr="001B6F38">
        <w:rPr>
          <w:rFonts w:ascii="Times New Roman" w:hAnsi="Times New Roman"/>
          <w:sz w:val="24"/>
          <w:szCs w:val="24"/>
        </w:rPr>
        <w:t>from</w:t>
      </w:r>
      <w:r w:rsidR="009B1CF8" w:rsidRPr="001B6F38">
        <w:rPr>
          <w:rFonts w:ascii="Times New Roman" w:hAnsi="Times New Roman"/>
          <w:sz w:val="24"/>
          <w:szCs w:val="24"/>
        </w:rPr>
        <w:t>2014 KAPS launched</w:t>
      </w:r>
      <w:r w:rsidR="00E62A35" w:rsidRPr="001B6F38">
        <w:rPr>
          <w:rFonts w:ascii="Times New Roman" w:hAnsi="Times New Roman"/>
          <w:sz w:val="24"/>
          <w:szCs w:val="24"/>
        </w:rPr>
        <w:t xml:space="preserve"> a training </w:t>
      </w:r>
      <w:r w:rsidR="009B1CF8" w:rsidRPr="001B6F38">
        <w:rPr>
          <w:rFonts w:ascii="Times New Roman" w:hAnsi="Times New Roman"/>
          <w:sz w:val="24"/>
          <w:szCs w:val="24"/>
        </w:rPr>
        <w:t>center</w:t>
      </w:r>
      <w:r w:rsidR="00E62A35" w:rsidRPr="001B6F38">
        <w:rPr>
          <w:rFonts w:ascii="Times New Roman" w:hAnsi="Times New Roman"/>
          <w:sz w:val="24"/>
          <w:szCs w:val="24"/>
        </w:rPr>
        <w:t xml:space="preserve"> for both maintenance and customer support</w:t>
      </w:r>
    </w:p>
    <w:p w:rsidR="001F23C6" w:rsidRPr="001B6F38" w:rsidRDefault="001F23C6" w:rsidP="001B6F38">
      <w:pPr>
        <w:pStyle w:val="BodyTextIndent"/>
        <w:spacing w:line="360" w:lineRule="auto"/>
        <w:jc w:val="both"/>
        <w:rPr>
          <w:b/>
          <w:bCs/>
        </w:rPr>
      </w:pPr>
    </w:p>
    <w:p w:rsidR="004109B4" w:rsidRPr="001B6F38" w:rsidRDefault="004109B4"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Operating lease</w:t>
      </w:r>
    </w:p>
    <w:p w:rsidR="00136194" w:rsidRPr="001B6F38" w:rsidRDefault="00E62A35"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Why spend money on capital equipment cost and maintenance. KAPS will provide you with equipment on an operating lease</w:t>
      </w:r>
    </w:p>
    <w:p w:rsidR="004109B4" w:rsidRPr="001B6F38" w:rsidRDefault="004109B4" w:rsidP="001B6F38">
      <w:pPr>
        <w:pStyle w:val="Style1"/>
        <w:numPr>
          <w:ilvl w:val="0"/>
          <w:numId w:val="0"/>
        </w:numPr>
        <w:spacing w:line="360" w:lineRule="auto"/>
        <w:ind w:left="360"/>
        <w:rPr>
          <w:rFonts w:ascii="Times New Roman" w:hAnsi="Times New Roman"/>
          <w:sz w:val="24"/>
          <w:szCs w:val="24"/>
        </w:rPr>
      </w:pPr>
    </w:p>
    <w:p w:rsidR="001F23C6" w:rsidRPr="001B6F38" w:rsidRDefault="004109B4"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 xml:space="preserve">Outsourced </w:t>
      </w:r>
      <w:r w:rsidR="001F23C6" w:rsidRPr="001B6F38">
        <w:rPr>
          <w:rFonts w:ascii="Times New Roman" w:hAnsi="Times New Roman"/>
          <w:b/>
          <w:sz w:val="24"/>
          <w:szCs w:val="24"/>
        </w:rPr>
        <w:t>Management and Consultancy services</w:t>
      </w:r>
    </w:p>
    <w:p w:rsidR="00136194"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KAPS can offer customers the bene</w:t>
      </w:r>
      <w:r w:rsidR="004109B4" w:rsidRPr="001B6F38">
        <w:rPr>
          <w:rFonts w:ascii="Times New Roman" w:hAnsi="Times New Roman"/>
          <w:sz w:val="24"/>
          <w:szCs w:val="24"/>
        </w:rPr>
        <w:t>fit of years of experience in</w:t>
      </w:r>
      <w:r w:rsidRPr="001B6F38">
        <w:rPr>
          <w:rFonts w:ascii="Times New Roman" w:hAnsi="Times New Roman"/>
          <w:sz w:val="24"/>
          <w:szCs w:val="24"/>
        </w:rPr>
        <w:t xml:space="preserve"> managing similar situations on a</w:t>
      </w:r>
      <w:r w:rsidR="00E62A35" w:rsidRPr="001B6F38">
        <w:rPr>
          <w:rFonts w:ascii="Times New Roman" w:hAnsi="Times New Roman"/>
          <w:sz w:val="24"/>
          <w:szCs w:val="24"/>
        </w:rPr>
        <w:t>n outsourced basis. KAPS will</w:t>
      </w:r>
      <w:r w:rsidRPr="001B6F38">
        <w:rPr>
          <w:rFonts w:ascii="Times New Roman" w:hAnsi="Times New Roman"/>
          <w:sz w:val="24"/>
          <w:szCs w:val="24"/>
        </w:rPr>
        <w:t xml:space="preserve"> support the system and offer user training, traffic flow and fee structure design and business intelligence.</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Proudly Kenyan</w:t>
      </w:r>
    </w:p>
    <w:p w:rsidR="00136194"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 xml:space="preserve">Kenya is the country that brought </w:t>
      </w:r>
      <w:proofErr w:type="spellStart"/>
      <w:r w:rsidRPr="001B6F38">
        <w:rPr>
          <w:rFonts w:ascii="Times New Roman" w:hAnsi="Times New Roman"/>
          <w:sz w:val="24"/>
          <w:szCs w:val="24"/>
        </w:rPr>
        <w:t>Mpesa</w:t>
      </w:r>
      <w:proofErr w:type="spellEnd"/>
      <w:r w:rsidRPr="001B6F38">
        <w:rPr>
          <w:rFonts w:ascii="Times New Roman" w:hAnsi="Times New Roman"/>
          <w:sz w:val="24"/>
          <w:szCs w:val="24"/>
        </w:rPr>
        <w:t xml:space="preserve"> and ubiquitous mobile money to the world. Kenya is also the home of USHAHIDI among other innovations. KAPS is proud to join this pedigree of innovation by designing and implementing our own world class parking solutions</w:t>
      </w:r>
      <w:r w:rsidR="003D45A8" w:rsidRPr="001B6F38">
        <w:rPr>
          <w:rFonts w:ascii="Times New Roman" w:hAnsi="Times New Roman"/>
          <w:sz w:val="24"/>
          <w:szCs w:val="24"/>
        </w:rPr>
        <w:t xml:space="preserve">, fit for the </w:t>
      </w:r>
      <w:r w:rsidR="009B1CF8" w:rsidRPr="001B6F38">
        <w:rPr>
          <w:rFonts w:ascii="Times New Roman" w:hAnsi="Times New Roman"/>
          <w:sz w:val="24"/>
          <w:szCs w:val="24"/>
        </w:rPr>
        <w:t>rigors</w:t>
      </w:r>
      <w:r w:rsidR="003D45A8" w:rsidRPr="001B6F38">
        <w:rPr>
          <w:rFonts w:ascii="Times New Roman" w:hAnsi="Times New Roman"/>
          <w:sz w:val="24"/>
          <w:szCs w:val="24"/>
        </w:rPr>
        <w:t xml:space="preserve"> and opportunities of our </w:t>
      </w:r>
      <w:r w:rsidR="006154D3" w:rsidRPr="001B6F38">
        <w:rPr>
          <w:rFonts w:ascii="Times New Roman" w:hAnsi="Times New Roman"/>
          <w:sz w:val="24"/>
          <w:szCs w:val="24"/>
        </w:rPr>
        <w:t>regional</w:t>
      </w:r>
      <w:r w:rsidR="003D45A8" w:rsidRPr="001B6F38">
        <w:rPr>
          <w:rFonts w:ascii="Times New Roman" w:hAnsi="Times New Roman"/>
          <w:sz w:val="24"/>
          <w:szCs w:val="24"/>
        </w:rPr>
        <w:t xml:space="preserve"> environment.</w:t>
      </w:r>
    </w:p>
    <w:p w:rsidR="00D503A2" w:rsidRPr="001B6F38" w:rsidRDefault="00D503A2" w:rsidP="001B6F38">
      <w:pPr>
        <w:pStyle w:val="Style1"/>
        <w:numPr>
          <w:ilvl w:val="0"/>
          <w:numId w:val="0"/>
        </w:numPr>
        <w:spacing w:line="360" w:lineRule="auto"/>
        <w:ind w:left="360"/>
        <w:rPr>
          <w:rFonts w:ascii="Times New Roman" w:hAnsi="Times New Roman"/>
          <w:sz w:val="24"/>
          <w:szCs w:val="24"/>
        </w:rPr>
      </w:pPr>
    </w:p>
    <w:p w:rsidR="001F23C6" w:rsidRPr="001B6F38" w:rsidRDefault="001F23C6"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AC6DAA"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noProof/>
          <w:sz w:val="24"/>
          <w:szCs w:val="24"/>
        </w:rPr>
        <w:lastRenderedPageBreak/>
        <w:drawing>
          <wp:inline distT="0" distB="0" distL="0" distR="0" wp14:anchorId="74508482" wp14:editId="4FF85DAC">
            <wp:extent cx="5756275"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275" cy="3429000"/>
                    </a:xfrm>
                    <a:prstGeom prst="rect">
                      <a:avLst/>
                    </a:prstGeom>
                    <a:noFill/>
                    <a:ln>
                      <a:noFill/>
                    </a:ln>
                  </pic:spPr>
                </pic:pic>
              </a:graphicData>
            </a:graphic>
          </wp:inline>
        </w:drawing>
      </w: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C6312F" w:rsidRPr="001B6F38" w:rsidRDefault="00C6312F" w:rsidP="001B6F38">
      <w:pPr>
        <w:pStyle w:val="Style1"/>
        <w:numPr>
          <w:ilvl w:val="0"/>
          <w:numId w:val="0"/>
        </w:numPr>
        <w:spacing w:line="360" w:lineRule="auto"/>
        <w:ind w:left="360"/>
        <w:rPr>
          <w:rFonts w:ascii="Times New Roman" w:hAnsi="Times New Roman"/>
          <w:sz w:val="24"/>
          <w:szCs w:val="24"/>
        </w:rPr>
      </w:pPr>
    </w:p>
    <w:p w:rsidR="00C6312F" w:rsidRPr="001B6F38" w:rsidRDefault="00C6312F" w:rsidP="001B6F38">
      <w:pPr>
        <w:pStyle w:val="Style1"/>
        <w:numPr>
          <w:ilvl w:val="0"/>
          <w:numId w:val="0"/>
        </w:numPr>
        <w:spacing w:line="360" w:lineRule="auto"/>
        <w:ind w:left="360"/>
        <w:rPr>
          <w:rFonts w:ascii="Times New Roman" w:hAnsi="Times New Roman"/>
          <w:sz w:val="24"/>
          <w:szCs w:val="24"/>
        </w:rPr>
      </w:pPr>
    </w:p>
    <w:p w:rsidR="00C6312F" w:rsidRPr="001B6F38" w:rsidRDefault="00C6312F" w:rsidP="001B6F38">
      <w:pPr>
        <w:pStyle w:val="Style1"/>
        <w:numPr>
          <w:ilvl w:val="0"/>
          <w:numId w:val="0"/>
        </w:numPr>
        <w:spacing w:line="360" w:lineRule="auto"/>
        <w:ind w:left="360"/>
        <w:rPr>
          <w:rFonts w:ascii="Times New Roman" w:hAnsi="Times New Roman"/>
          <w:sz w:val="24"/>
          <w:szCs w:val="24"/>
        </w:rPr>
      </w:pPr>
    </w:p>
    <w:p w:rsidR="00C6312F" w:rsidRPr="001B6F38" w:rsidRDefault="00C6312F" w:rsidP="001B6F38">
      <w:pPr>
        <w:pStyle w:val="Style1"/>
        <w:numPr>
          <w:ilvl w:val="0"/>
          <w:numId w:val="0"/>
        </w:numPr>
        <w:spacing w:line="360" w:lineRule="auto"/>
        <w:ind w:left="360"/>
        <w:rPr>
          <w:rFonts w:ascii="Times New Roman" w:hAnsi="Times New Roman"/>
          <w:sz w:val="24"/>
          <w:szCs w:val="24"/>
        </w:rPr>
      </w:pPr>
    </w:p>
    <w:p w:rsidR="00C6312F" w:rsidRDefault="00C6312F" w:rsidP="001B6F38">
      <w:pPr>
        <w:pStyle w:val="Style1"/>
        <w:numPr>
          <w:ilvl w:val="0"/>
          <w:numId w:val="0"/>
        </w:numPr>
        <w:spacing w:line="360" w:lineRule="auto"/>
        <w:ind w:left="360"/>
        <w:rPr>
          <w:rFonts w:ascii="Times New Roman" w:hAnsi="Times New Roman"/>
          <w:sz w:val="24"/>
          <w:szCs w:val="24"/>
        </w:rPr>
      </w:pPr>
    </w:p>
    <w:p w:rsidR="00796DC1" w:rsidRDefault="00796DC1" w:rsidP="001B6F38">
      <w:pPr>
        <w:pStyle w:val="Style1"/>
        <w:numPr>
          <w:ilvl w:val="0"/>
          <w:numId w:val="0"/>
        </w:numPr>
        <w:spacing w:line="360" w:lineRule="auto"/>
        <w:ind w:left="360"/>
        <w:rPr>
          <w:rFonts w:ascii="Times New Roman" w:hAnsi="Times New Roman"/>
          <w:sz w:val="24"/>
          <w:szCs w:val="24"/>
        </w:rPr>
      </w:pPr>
    </w:p>
    <w:p w:rsidR="00796DC1" w:rsidRPr="001B6F38" w:rsidRDefault="00796DC1" w:rsidP="001B6F38">
      <w:pPr>
        <w:pStyle w:val="Style1"/>
        <w:numPr>
          <w:ilvl w:val="0"/>
          <w:numId w:val="0"/>
        </w:numPr>
        <w:spacing w:line="360" w:lineRule="auto"/>
        <w:ind w:left="360"/>
        <w:rPr>
          <w:rFonts w:ascii="Times New Roman" w:hAnsi="Times New Roman"/>
          <w:sz w:val="24"/>
          <w:szCs w:val="24"/>
        </w:rPr>
      </w:pPr>
    </w:p>
    <w:p w:rsidR="00C6312F" w:rsidRPr="001B6F38" w:rsidRDefault="00C6312F" w:rsidP="001B6F38">
      <w:pPr>
        <w:pStyle w:val="Style1"/>
        <w:numPr>
          <w:ilvl w:val="0"/>
          <w:numId w:val="0"/>
        </w:numPr>
        <w:spacing w:line="360" w:lineRule="auto"/>
        <w:ind w:left="360"/>
        <w:rPr>
          <w:rFonts w:ascii="Times New Roman" w:hAnsi="Times New Roman"/>
          <w:sz w:val="24"/>
          <w:szCs w:val="24"/>
        </w:rPr>
      </w:pPr>
    </w:p>
    <w:p w:rsidR="00DD460F" w:rsidRPr="001B6F38" w:rsidRDefault="00DD460F" w:rsidP="001B6F38">
      <w:pPr>
        <w:pStyle w:val="Style1"/>
        <w:numPr>
          <w:ilvl w:val="0"/>
          <w:numId w:val="0"/>
        </w:numPr>
        <w:spacing w:line="360" w:lineRule="auto"/>
        <w:ind w:left="360"/>
        <w:rPr>
          <w:rFonts w:ascii="Times New Roman" w:hAnsi="Times New Roman"/>
          <w:sz w:val="24"/>
          <w:szCs w:val="24"/>
        </w:rPr>
      </w:pPr>
    </w:p>
    <w:p w:rsidR="004109B4" w:rsidRPr="001B6F38" w:rsidRDefault="004109B4"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 xml:space="preserve">We have </w:t>
      </w:r>
      <w:proofErr w:type="gramStart"/>
      <w:r w:rsidRPr="001B6F38">
        <w:rPr>
          <w:rFonts w:ascii="Times New Roman" w:hAnsi="Times New Roman"/>
          <w:b/>
          <w:sz w:val="24"/>
          <w:szCs w:val="24"/>
        </w:rPr>
        <w:t>you</w:t>
      </w:r>
      <w:proofErr w:type="gramEnd"/>
      <w:r w:rsidRPr="001B6F38">
        <w:rPr>
          <w:rFonts w:ascii="Times New Roman" w:hAnsi="Times New Roman"/>
          <w:b/>
          <w:sz w:val="24"/>
          <w:szCs w:val="24"/>
        </w:rPr>
        <w:t xml:space="preserve"> future proofed</w:t>
      </w:r>
    </w:p>
    <w:p w:rsidR="000E451E" w:rsidRPr="001B6F38" w:rsidRDefault="000E451E"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Add</w:t>
      </w:r>
      <w:r w:rsidR="000E4155" w:rsidRPr="001B6F38">
        <w:rPr>
          <w:rFonts w:ascii="Times New Roman" w:hAnsi="Times New Roman"/>
          <w:sz w:val="24"/>
          <w:szCs w:val="24"/>
        </w:rPr>
        <w:t>itions</w:t>
      </w:r>
      <w:r w:rsidRPr="001B6F38">
        <w:rPr>
          <w:rFonts w:ascii="Times New Roman" w:hAnsi="Times New Roman"/>
          <w:sz w:val="24"/>
          <w:szCs w:val="24"/>
        </w:rPr>
        <w:t xml:space="preserve"> and changes can be done by local staff, quickly and at minimal cost including</w:t>
      </w:r>
    </w:p>
    <w:p w:rsidR="000E451E" w:rsidRPr="001B6F38" w:rsidRDefault="000E451E" w:rsidP="001B6F38">
      <w:pPr>
        <w:pStyle w:val="BodyTextIndent"/>
        <w:numPr>
          <w:ilvl w:val="2"/>
          <w:numId w:val="10"/>
        </w:numPr>
        <w:spacing w:line="360" w:lineRule="auto"/>
        <w:jc w:val="both"/>
      </w:pPr>
      <w:r w:rsidRPr="001B6F38">
        <w:t>Upgrading for new coin or paper currency</w:t>
      </w:r>
    </w:p>
    <w:p w:rsidR="000E451E" w:rsidRPr="001B6F38" w:rsidRDefault="000E451E" w:rsidP="001B6F38">
      <w:pPr>
        <w:pStyle w:val="BodyTextIndent"/>
        <w:numPr>
          <w:ilvl w:val="2"/>
          <w:numId w:val="10"/>
        </w:numPr>
        <w:spacing w:line="360" w:lineRule="auto"/>
        <w:jc w:val="both"/>
      </w:pPr>
      <w:r w:rsidRPr="001B6F38">
        <w:t>Complying with new laws and statutes</w:t>
      </w:r>
    </w:p>
    <w:p w:rsidR="000E451E" w:rsidRPr="001B6F38" w:rsidRDefault="000E451E" w:rsidP="001B6F38">
      <w:pPr>
        <w:pStyle w:val="BodyTextIndent"/>
        <w:numPr>
          <w:ilvl w:val="2"/>
          <w:numId w:val="10"/>
        </w:numPr>
        <w:spacing w:line="360" w:lineRule="auto"/>
        <w:jc w:val="both"/>
      </w:pPr>
      <w:r w:rsidRPr="001B6F38">
        <w:t>Meeting new client or site requirements</w:t>
      </w:r>
    </w:p>
    <w:p w:rsidR="004109B4" w:rsidRPr="001B6F38" w:rsidRDefault="004109B4" w:rsidP="001B6F38">
      <w:pPr>
        <w:pStyle w:val="BodyTextIndent"/>
        <w:spacing w:line="360" w:lineRule="auto"/>
        <w:ind w:left="0"/>
        <w:jc w:val="both"/>
        <w:rPr>
          <w:b/>
        </w:rPr>
      </w:pPr>
    </w:p>
    <w:p w:rsidR="001F23C6" w:rsidRPr="001B6F38" w:rsidRDefault="001F23C6" w:rsidP="001B6F38">
      <w:pPr>
        <w:pStyle w:val="Style1"/>
        <w:numPr>
          <w:ilvl w:val="1"/>
          <w:numId w:val="10"/>
        </w:numPr>
        <w:spacing w:line="360" w:lineRule="auto"/>
        <w:rPr>
          <w:rFonts w:ascii="Times New Roman" w:hAnsi="Times New Roman"/>
          <w:b/>
          <w:sz w:val="24"/>
          <w:szCs w:val="24"/>
        </w:rPr>
      </w:pPr>
      <w:r w:rsidRPr="001B6F38">
        <w:rPr>
          <w:rFonts w:ascii="Times New Roman" w:hAnsi="Times New Roman"/>
          <w:b/>
          <w:sz w:val="24"/>
          <w:szCs w:val="24"/>
        </w:rPr>
        <w:t>Value Added Features</w:t>
      </w:r>
      <w:r w:rsidR="00EB14C3" w:rsidRPr="001B6F38">
        <w:rPr>
          <w:rFonts w:ascii="Times New Roman" w:hAnsi="Times New Roman"/>
          <w:b/>
          <w:sz w:val="24"/>
          <w:szCs w:val="24"/>
        </w:rPr>
        <w:t xml:space="preserve"> and complementary services</w:t>
      </w:r>
      <w:r w:rsidRPr="001B6F38">
        <w:rPr>
          <w:rFonts w:ascii="Times New Roman" w:hAnsi="Times New Roman"/>
          <w:b/>
          <w:sz w:val="24"/>
          <w:szCs w:val="24"/>
        </w:rPr>
        <w:t>;</w:t>
      </w:r>
    </w:p>
    <w:p w:rsidR="001F23C6" w:rsidRPr="001B6F38" w:rsidRDefault="001F23C6" w:rsidP="001B6F38">
      <w:pPr>
        <w:pStyle w:val="Style1"/>
        <w:numPr>
          <w:ilvl w:val="0"/>
          <w:numId w:val="0"/>
        </w:numPr>
        <w:spacing w:line="360" w:lineRule="auto"/>
        <w:ind w:left="360"/>
        <w:rPr>
          <w:rFonts w:ascii="Times New Roman" w:hAnsi="Times New Roman"/>
          <w:sz w:val="24"/>
          <w:szCs w:val="24"/>
        </w:rPr>
      </w:pPr>
      <w:r w:rsidRPr="001B6F38">
        <w:rPr>
          <w:rFonts w:ascii="Times New Roman" w:hAnsi="Times New Roman"/>
          <w:sz w:val="24"/>
          <w:szCs w:val="24"/>
        </w:rPr>
        <w:t>Our system is flexible to allow integration of the following features</w:t>
      </w:r>
      <w:r w:rsidR="00EB14C3" w:rsidRPr="001B6F38">
        <w:rPr>
          <w:rFonts w:ascii="Times New Roman" w:hAnsi="Times New Roman"/>
          <w:sz w:val="24"/>
          <w:szCs w:val="24"/>
        </w:rPr>
        <w:t xml:space="preserve"> and complementary services</w:t>
      </w:r>
    </w:p>
    <w:p w:rsidR="001F23C6" w:rsidRPr="001B6F38" w:rsidRDefault="001F23C6" w:rsidP="001B6F38">
      <w:pPr>
        <w:pStyle w:val="BodyTextIndent"/>
        <w:spacing w:line="360" w:lineRule="auto"/>
        <w:ind w:left="0"/>
        <w:jc w:val="both"/>
      </w:pPr>
    </w:p>
    <w:p w:rsidR="00185160" w:rsidRPr="001B6F38" w:rsidRDefault="00EB14C3" w:rsidP="001B6F38">
      <w:pPr>
        <w:pStyle w:val="BodyTextIndent"/>
        <w:numPr>
          <w:ilvl w:val="2"/>
          <w:numId w:val="10"/>
        </w:numPr>
        <w:spacing w:line="360" w:lineRule="auto"/>
        <w:ind w:left="1418" w:hanging="851"/>
        <w:jc w:val="both"/>
      </w:pPr>
      <w:r w:rsidRPr="001B6F38">
        <w:t xml:space="preserve">Once only payment for parking and other services offered at the facility such as </w:t>
      </w:r>
      <w:r w:rsidR="00185160" w:rsidRPr="001B6F38">
        <w:t>washrooms</w:t>
      </w:r>
    </w:p>
    <w:p w:rsidR="00185160" w:rsidRPr="001B6F38" w:rsidRDefault="00185160" w:rsidP="001B6F38">
      <w:pPr>
        <w:pStyle w:val="BodyTextIndent"/>
        <w:numPr>
          <w:ilvl w:val="2"/>
          <w:numId w:val="10"/>
        </w:numPr>
        <w:spacing w:line="360" w:lineRule="auto"/>
        <w:ind w:left="1418" w:hanging="851"/>
        <w:jc w:val="both"/>
      </w:pPr>
      <w:r w:rsidRPr="001B6F38">
        <w:t>Internet browsing accessed by entering parking ticket details</w:t>
      </w:r>
    </w:p>
    <w:p w:rsidR="00185160" w:rsidRPr="001B6F38" w:rsidRDefault="00185160" w:rsidP="001B6F38">
      <w:pPr>
        <w:pStyle w:val="BodyTextIndent"/>
        <w:numPr>
          <w:ilvl w:val="2"/>
          <w:numId w:val="10"/>
        </w:numPr>
        <w:spacing w:line="360" w:lineRule="auto"/>
        <w:ind w:left="1418" w:hanging="851"/>
        <w:jc w:val="both"/>
      </w:pPr>
      <w:r w:rsidRPr="001B6F38">
        <w:t xml:space="preserve">Card that is accepted for cashless travel in rail and bus as well as other participating shopping </w:t>
      </w:r>
      <w:r w:rsidR="00D0745D" w:rsidRPr="001B6F38">
        <w:t>outlets where applicable</w:t>
      </w:r>
    </w:p>
    <w:p w:rsidR="001F23C6" w:rsidRPr="001B6F38" w:rsidRDefault="000E451E" w:rsidP="001B6F38">
      <w:pPr>
        <w:pStyle w:val="BodyTextIndent"/>
        <w:numPr>
          <w:ilvl w:val="2"/>
          <w:numId w:val="10"/>
        </w:numPr>
        <w:spacing w:line="360" w:lineRule="auto"/>
        <w:ind w:left="1418" w:hanging="851"/>
        <w:jc w:val="both"/>
      </w:pPr>
      <w:r w:rsidRPr="001B6F38">
        <w:t xml:space="preserve">RFID, </w:t>
      </w:r>
      <w:r w:rsidR="001F23C6" w:rsidRPr="001B6F38">
        <w:t>Number plate Recognition (ANPR) for automated entry and exit.</w:t>
      </w:r>
    </w:p>
    <w:p w:rsidR="000E451E" w:rsidRPr="001B6F38" w:rsidRDefault="001F23C6" w:rsidP="001B6F38">
      <w:pPr>
        <w:pStyle w:val="ListParagraph"/>
        <w:numPr>
          <w:ilvl w:val="2"/>
          <w:numId w:val="10"/>
        </w:numPr>
        <w:spacing w:after="0" w:line="360" w:lineRule="auto"/>
        <w:ind w:left="1418" w:hanging="851"/>
        <w:rPr>
          <w:rFonts w:ascii="Times New Roman" w:hAnsi="Times New Roman"/>
          <w:sz w:val="24"/>
          <w:szCs w:val="24"/>
        </w:rPr>
      </w:pPr>
      <w:r w:rsidRPr="001B6F38">
        <w:rPr>
          <w:rFonts w:ascii="Times New Roman" w:hAnsi="Times New Roman"/>
          <w:sz w:val="24"/>
          <w:szCs w:val="24"/>
        </w:rPr>
        <w:t>Parking guidance system for ease of parking.</w:t>
      </w:r>
    </w:p>
    <w:p w:rsidR="001F23C6" w:rsidRPr="001B6F38" w:rsidRDefault="001F23C6" w:rsidP="001B6F38">
      <w:pPr>
        <w:pStyle w:val="ListParagraph"/>
        <w:numPr>
          <w:ilvl w:val="2"/>
          <w:numId w:val="10"/>
        </w:numPr>
        <w:spacing w:after="0" w:line="360" w:lineRule="auto"/>
        <w:ind w:left="1418" w:hanging="851"/>
        <w:rPr>
          <w:rFonts w:ascii="Times New Roman" w:hAnsi="Times New Roman"/>
          <w:sz w:val="24"/>
          <w:szCs w:val="24"/>
        </w:rPr>
      </w:pPr>
      <w:r w:rsidRPr="001B6F38">
        <w:rPr>
          <w:rFonts w:ascii="Times New Roman" w:hAnsi="Times New Roman"/>
          <w:sz w:val="24"/>
          <w:szCs w:val="24"/>
        </w:rPr>
        <w:t xml:space="preserve">ANPR, </w:t>
      </w:r>
      <w:proofErr w:type="gramStart"/>
      <w:r w:rsidRPr="001B6F38">
        <w:rPr>
          <w:rFonts w:ascii="Times New Roman" w:hAnsi="Times New Roman"/>
          <w:sz w:val="24"/>
          <w:szCs w:val="24"/>
        </w:rPr>
        <w:t>Under</w:t>
      </w:r>
      <w:proofErr w:type="gramEnd"/>
      <w:r w:rsidRPr="001B6F38">
        <w:rPr>
          <w:rFonts w:ascii="Times New Roman" w:hAnsi="Times New Roman"/>
          <w:sz w:val="24"/>
          <w:szCs w:val="24"/>
        </w:rPr>
        <w:t xml:space="preserve"> vehicle surveillance and face capture for added security</w:t>
      </w:r>
    </w:p>
    <w:p w:rsidR="001F23C6" w:rsidRPr="001B6F38" w:rsidRDefault="001F23C6"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9B1CF8" w:rsidRPr="001B6F38" w:rsidRDefault="009B1CF8" w:rsidP="001B6F38">
      <w:pPr>
        <w:spacing w:line="360" w:lineRule="auto"/>
        <w:rPr>
          <w:rFonts w:ascii="Times New Roman" w:hAnsi="Times New Roman" w:cs="Times New Roman"/>
        </w:rPr>
      </w:pPr>
    </w:p>
    <w:p w:rsidR="002022F4" w:rsidRPr="001B6F38" w:rsidRDefault="002022F4" w:rsidP="001B6F38">
      <w:pPr>
        <w:spacing w:line="360" w:lineRule="auto"/>
        <w:rPr>
          <w:rFonts w:ascii="Times New Roman" w:hAnsi="Times New Roman" w:cs="Times New Roman"/>
        </w:rPr>
      </w:pPr>
    </w:p>
    <w:p w:rsidR="004E39CF" w:rsidRPr="001B6F38" w:rsidRDefault="004E39CF" w:rsidP="001B6F38">
      <w:pPr>
        <w:spacing w:line="360" w:lineRule="auto"/>
        <w:rPr>
          <w:rFonts w:ascii="Times New Roman" w:hAnsi="Times New Roman" w:cs="Times New Roman"/>
        </w:rPr>
      </w:pPr>
    </w:p>
    <w:p w:rsidR="001F23C6" w:rsidRPr="001B6F38" w:rsidRDefault="001F23C6"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Financial Proposal</w:t>
      </w:r>
    </w:p>
    <w:p w:rsidR="00185160" w:rsidRPr="001B6F38" w:rsidRDefault="00185160" w:rsidP="001B6F38">
      <w:pPr>
        <w:pStyle w:val="Style1"/>
        <w:numPr>
          <w:ilvl w:val="0"/>
          <w:numId w:val="0"/>
        </w:numPr>
        <w:spacing w:line="360" w:lineRule="auto"/>
        <w:rPr>
          <w:rFonts w:ascii="Times New Roman" w:hAnsi="Times New Roman"/>
          <w:sz w:val="24"/>
          <w:szCs w:val="24"/>
        </w:rPr>
      </w:pPr>
    </w:p>
    <w:p w:rsidR="00136194" w:rsidRPr="001B6F38" w:rsidRDefault="001F23C6" w:rsidP="001B6F38">
      <w:pPr>
        <w:pStyle w:val="Style1"/>
        <w:numPr>
          <w:ilvl w:val="0"/>
          <w:numId w:val="0"/>
        </w:numPr>
        <w:spacing w:line="360" w:lineRule="auto"/>
        <w:rPr>
          <w:rFonts w:ascii="Times New Roman" w:hAnsi="Times New Roman"/>
          <w:sz w:val="24"/>
          <w:szCs w:val="24"/>
        </w:rPr>
      </w:pPr>
      <w:r w:rsidRPr="001B6F38">
        <w:rPr>
          <w:rFonts w:ascii="Times New Roman" w:hAnsi="Times New Roman"/>
          <w:sz w:val="24"/>
          <w:szCs w:val="24"/>
        </w:rPr>
        <w:t xml:space="preserve">KAPS </w:t>
      </w:r>
      <w:r w:rsidR="00136194" w:rsidRPr="001B6F38">
        <w:rPr>
          <w:rFonts w:ascii="Times New Roman" w:hAnsi="Times New Roman"/>
          <w:sz w:val="24"/>
          <w:szCs w:val="24"/>
        </w:rPr>
        <w:t>proposes</w:t>
      </w:r>
      <w:r w:rsidRPr="001B6F38">
        <w:rPr>
          <w:rFonts w:ascii="Times New Roman" w:hAnsi="Times New Roman"/>
          <w:sz w:val="24"/>
          <w:szCs w:val="24"/>
        </w:rPr>
        <w:t xml:space="preserve"> the following </w:t>
      </w:r>
      <w:r w:rsidR="006154D3" w:rsidRPr="001B6F38">
        <w:rPr>
          <w:rFonts w:ascii="Times New Roman" w:hAnsi="Times New Roman"/>
          <w:sz w:val="24"/>
          <w:szCs w:val="24"/>
        </w:rPr>
        <w:t xml:space="preserve">parking </w:t>
      </w:r>
      <w:r w:rsidRPr="001B6F38">
        <w:rPr>
          <w:rFonts w:ascii="Times New Roman" w:hAnsi="Times New Roman"/>
          <w:sz w:val="24"/>
          <w:szCs w:val="24"/>
        </w:rPr>
        <w:t>systems</w:t>
      </w:r>
      <w:r w:rsidR="00136194" w:rsidRPr="001B6F38">
        <w:rPr>
          <w:rFonts w:ascii="Times New Roman" w:hAnsi="Times New Roman"/>
          <w:sz w:val="24"/>
          <w:szCs w:val="24"/>
        </w:rPr>
        <w:t xml:space="preserve"> for you;</w:t>
      </w:r>
    </w:p>
    <w:p w:rsidR="001F23C6" w:rsidRPr="001B6F38" w:rsidRDefault="001F23C6" w:rsidP="001B6F38">
      <w:pPr>
        <w:pStyle w:val="Style1"/>
        <w:numPr>
          <w:ilvl w:val="0"/>
          <w:numId w:val="0"/>
        </w:numPr>
        <w:spacing w:line="360" w:lineRule="auto"/>
        <w:rPr>
          <w:rFonts w:ascii="Times New Roman" w:hAnsi="Times New Roman"/>
          <w:sz w:val="24"/>
          <w:szCs w:val="24"/>
        </w:rPr>
      </w:pPr>
    </w:p>
    <w:p w:rsidR="001F23C6" w:rsidRPr="001B6F38" w:rsidRDefault="001F23C6" w:rsidP="001B6F38">
      <w:pPr>
        <w:pStyle w:val="Style1"/>
        <w:numPr>
          <w:ilvl w:val="0"/>
          <w:numId w:val="0"/>
        </w:numPr>
        <w:spacing w:line="360" w:lineRule="auto"/>
        <w:rPr>
          <w:rFonts w:ascii="Times New Roman" w:hAnsi="Times New Roman"/>
          <w:sz w:val="24"/>
          <w:szCs w:val="24"/>
        </w:rPr>
      </w:pPr>
      <w:r w:rsidRPr="001B6F38">
        <w:rPr>
          <w:rFonts w:ascii="Times New Roman" w:hAnsi="Times New Roman"/>
          <w:bCs/>
          <w:sz w:val="24"/>
          <w:szCs w:val="24"/>
        </w:rPr>
        <w:t xml:space="preserve">Note </w:t>
      </w:r>
      <w:r w:rsidRPr="001B6F38">
        <w:rPr>
          <w:rFonts w:ascii="Times New Roman" w:hAnsi="Times New Roman"/>
          <w:sz w:val="24"/>
          <w:szCs w:val="24"/>
        </w:rPr>
        <w:t>the financial equipment budget shall be confirmed and approved once we conduct a comprehensive survey and ascertain the quantities required.</w:t>
      </w:r>
    </w:p>
    <w:p w:rsidR="001F23C6" w:rsidRPr="001B6F38" w:rsidRDefault="001F23C6" w:rsidP="001B6F38">
      <w:pPr>
        <w:spacing w:after="0" w:line="360" w:lineRule="auto"/>
        <w:jc w:val="both"/>
        <w:rPr>
          <w:rFonts w:ascii="Times New Roman" w:hAnsi="Times New Roman" w:cs="Times New Roman"/>
        </w:rPr>
      </w:pPr>
    </w:p>
    <w:p w:rsidR="001F23C6" w:rsidRPr="001B6F38" w:rsidRDefault="000E5959" w:rsidP="001B6F38">
      <w:pPr>
        <w:pStyle w:val="Style1"/>
        <w:numPr>
          <w:ilvl w:val="0"/>
          <w:numId w:val="0"/>
        </w:numPr>
        <w:spacing w:after="0" w:line="360" w:lineRule="auto"/>
        <w:ind w:left="360" w:hanging="360"/>
        <w:jc w:val="both"/>
        <w:rPr>
          <w:rFonts w:ascii="Times New Roman" w:hAnsi="Times New Roman"/>
          <w:b/>
          <w:sz w:val="24"/>
          <w:szCs w:val="24"/>
        </w:rPr>
      </w:pPr>
      <w:r w:rsidRPr="001B6F38">
        <w:rPr>
          <w:rFonts w:ascii="Times New Roman" w:hAnsi="Times New Roman"/>
          <w:b/>
          <w:sz w:val="24"/>
          <w:szCs w:val="24"/>
        </w:rPr>
        <w:t>T1</w:t>
      </w:r>
      <w:r w:rsidRPr="001B6F38">
        <w:rPr>
          <w:rFonts w:ascii="Times New Roman" w:hAnsi="Times New Roman"/>
          <w:b/>
          <w:sz w:val="24"/>
          <w:szCs w:val="24"/>
        </w:rPr>
        <w:tab/>
      </w:r>
      <w:r w:rsidR="001F23C6" w:rsidRPr="001B6F38">
        <w:rPr>
          <w:rFonts w:ascii="Times New Roman" w:hAnsi="Times New Roman"/>
          <w:b/>
          <w:sz w:val="24"/>
          <w:szCs w:val="24"/>
        </w:rPr>
        <w:t xml:space="preserve">Budget Cost </w:t>
      </w:r>
      <w:r w:rsidR="00FB5E8D" w:rsidRPr="001B6F38">
        <w:rPr>
          <w:rFonts w:ascii="Times New Roman" w:hAnsi="Times New Roman"/>
          <w:b/>
          <w:sz w:val="24"/>
          <w:szCs w:val="24"/>
        </w:rPr>
        <w:t>of</w:t>
      </w:r>
      <w:r w:rsidR="001F23C6" w:rsidRPr="001B6F38">
        <w:rPr>
          <w:rFonts w:ascii="Times New Roman" w:hAnsi="Times New Roman"/>
          <w:b/>
          <w:sz w:val="24"/>
          <w:szCs w:val="24"/>
        </w:rPr>
        <w:t xml:space="preserve"> Automated Parking System </w:t>
      </w:r>
    </w:p>
    <w:tbl>
      <w:tblPr>
        <w:tblpPr w:leftFromText="180" w:rightFromText="180" w:vertAnchor="text" w:horzAnchor="margin" w:tblpX="40" w:tblpY="72"/>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826"/>
        <w:gridCol w:w="993"/>
        <w:gridCol w:w="1649"/>
        <w:gridCol w:w="1331"/>
      </w:tblGrid>
      <w:tr w:rsidR="003830F6" w:rsidRPr="001B6F38" w:rsidTr="00C205D3">
        <w:tc>
          <w:tcPr>
            <w:tcW w:w="817" w:type="dxa"/>
            <w:shd w:val="clear" w:color="auto" w:fill="F2F2F2"/>
          </w:tcPr>
          <w:p w:rsidR="003830F6" w:rsidRPr="001B6F38" w:rsidRDefault="003830F6"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Item</w:t>
            </w:r>
          </w:p>
        </w:tc>
        <w:tc>
          <w:tcPr>
            <w:tcW w:w="3826" w:type="dxa"/>
            <w:shd w:val="clear" w:color="auto" w:fill="F2F2F2"/>
          </w:tcPr>
          <w:p w:rsidR="003830F6" w:rsidRPr="001B6F38" w:rsidRDefault="003830F6" w:rsidP="001B6F38">
            <w:pPr>
              <w:tabs>
                <w:tab w:val="num" w:pos="540"/>
              </w:tabs>
              <w:spacing w:after="0" w:line="360" w:lineRule="auto"/>
              <w:rPr>
                <w:rFonts w:ascii="Times New Roman" w:hAnsi="Times New Roman" w:cs="Times New Roman"/>
                <w:b/>
                <w:bCs/>
              </w:rPr>
            </w:pPr>
            <w:r w:rsidRPr="001B6F38">
              <w:rPr>
                <w:rFonts w:ascii="Times New Roman" w:hAnsi="Times New Roman" w:cs="Times New Roman"/>
                <w:b/>
                <w:bCs/>
              </w:rPr>
              <w:t>Description</w:t>
            </w:r>
          </w:p>
        </w:tc>
        <w:tc>
          <w:tcPr>
            <w:tcW w:w="993" w:type="dxa"/>
            <w:shd w:val="clear" w:color="auto" w:fill="F2F2F2"/>
          </w:tcPr>
          <w:p w:rsidR="003830F6" w:rsidRPr="001B6F38" w:rsidRDefault="003830F6" w:rsidP="001B6F38">
            <w:pPr>
              <w:tabs>
                <w:tab w:val="num" w:pos="540"/>
              </w:tabs>
              <w:spacing w:after="0" w:line="360" w:lineRule="auto"/>
              <w:jc w:val="center"/>
              <w:rPr>
                <w:rFonts w:ascii="Times New Roman" w:hAnsi="Times New Roman" w:cs="Times New Roman"/>
                <w:b/>
                <w:bCs/>
              </w:rPr>
            </w:pPr>
            <w:proofErr w:type="spellStart"/>
            <w:r w:rsidRPr="001B6F38">
              <w:rPr>
                <w:rFonts w:ascii="Times New Roman" w:hAnsi="Times New Roman" w:cs="Times New Roman"/>
                <w:b/>
                <w:bCs/>
              </w:rPr>
              <w:t>Qty</w:t>
            </w:r>
            <w:proofErr w:type="spellEnd"/>
          </w:p>
          <w:p w:rsidR="003830F6" w:rsidRPr="001B6F38" w:rsidRDefault="003830F6"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(Units)</w:t>
            </w:r>
          </w:p>
        </w:tc>
        <w:tc>
          <w:tcPr>
            <w:tcW w:w="1649" w:type="dxa"/>
            <w:shd w:val="clear" w:color="auto" w:fill="F2F2F2"/>
          </w:tcPr>
          <w:p w:rsidR="003830F6" w:rsidRPr="001B6F38" w:rsidRDefault="006154D3"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Unit Price (US$</w:t>
            </w:r>
            <w:r w:rsidR="003830F6" w:rsidRPr="001B6F38">
              <w:rPr>
                <w:rFonts w:ascii="Times New Roman" w:hAnsi="Times New Roman" w:cs="Times New Roman"/>
                <w:b/>
                <w:bCs/>
              </w:rPr>
              <w:t>)</w:t>
            </w:r>
          </w:p>
        </w:tc>
        <w:tc>
          <w:tcPr>
            <w:tcW w:w="1331" w:type="dxa"/>
            <w:shd w:val="clear" w:color="auto" w:fill="F2F2F2"/>
          </w:tcPr>
          <w:p w:rsidR="003830F6" w:rsidRPr="001B6F38" w:rsidRDefault="003830F6"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Total (</w:t>
            </w:r>
            <w:r w:rsidR="006154D3" w:rsidRPr="001B6F38">
              <w:rPr>
                <w:rFonts w:ascii="Times New Roman" w:hAnsi="Times New Roman" w:cs="Times New Roman"/>
                <w:b/>
                <w:bCs/>
              </w:rPr>
              <w:t>US</w:t>
            </w:r>
            <w:r w:rsidR="0042430E" w:rsidRPr="001B6F38">
              <w:rPr>
                <w:rFonts w:ascii="Times New Roman" w:hAnsi="Times New Roman" w:cs="Times New Roman"/>
                <w:b/>
                <w:bCs/>
              </w:rPr>
              <w:t>$</w:t>
            </w:r>
            <w:r w:rsidRPr="001B6F38">
              <w:rPr>
                <w:rFonts w:ascii="Times New Roman" w:hAnsi="Times New Roman" w:cs="Times New Roman"/>
                <w:b/>
                <w:bCs/>
              </w:rPr>
              <w:t>)</w:t>
            </w:r>
          </w:p>
        </w:tc>
      </w:tr>
      <w:tr w:rsidR="003830F6" w:rsidRPr="001B6F38" w:rsidTr="00C205D3">
        <w:tc>
          <w:tcPr>
            <w:tcW w:w="817" w:type="dxa"/>
          </w:tcPr>
          <w:p w:rsidR="003830F6" w:rsidRPr="001B6F38" w:rsidRDefault="003830F6"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0E5959" w:rsidRPr="001B6F38">
              <w:rPr>
                <w:rFonts w:ascii="Times New Roman" w:hAnsi="Times New Roman" w:cs="Times New Roman"/>
                <w:bCs/>
              </w:rPr>
              <w:t>.1</w:t>
            </w:r>
          </w:p>
        </w:tc>
        <w:tc>
          <w:tcPr>
            <w:tcW w:w="3826" w:type="dxa"/>
          </w:tcPr>
          <w:p w:rsidR="003830F6" w:rsidRPr="001B6F38" w:rsidRDefault="003830F6" w:rsidP="001B6F38">
            <w:pPr>
              <w:tabs>
                <w:tab w:val="num" w:pos="540"/>
              </w:tabs>
              <w:spacing w:after="0" w:line="360" w:lineRule="auto"/>
              <w:rPr>
                <w:rFonts w:ascii="Times New Roman" w:hAnsi="Times New Roman" w:cs="Times New Roman"/>
                <w:bCs/>
              </w:rPr>
            </w:pPr>
            <w:r w:rsidRPr="001B6F38">
              <w:rPr>
                <w:rFonts w:ascii="Times New Roman" w:hAnsi="Times New Roman" w:cs="Times New Roman"/>
                <w:b/>
                <w:bCs/>
              </w:rPr>
              <w:t xml:space="preserve">Entry Station - </w:t>
            </w:r>
            <w:r w:rsidRPr="001B6F38">
              <w:rPr>
                <w:rFonts w:ascii="Times New Roman" w:hAnsi="Times New Roman" w:cs="Times New Roman"/>
              </w:rPr>
              <w:t>Entry Station comprising a galvanized equipment cabinet, LCD Display, Proximity Card Reader, magnetic stripe Ticket Issuing Machine, system controller, communication module and Entry station software, to handle casual and seasonal parkers including anti pass back</w:t>
            </w:r>
          </w:p>
        </w:tc>
        <w:tc>
          <w:tcPr>
            <w:tcW w:w="993" w:type="dxa"/>
          </w:tcPr>
          <w:p w:rsidR="003830F6"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p>
        </w:tc>
        <w:tc>
          <w:tcPr>
            <w:tcW w:w="1649" w:type="dxa"/>
          </w:tcPr>
          <w:p w:rsidR="003830F6" w:rsidRPr="001B6F38" w:rsidRDefault="001B7AC7"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6,563</w:t>
            </w:r>
            <w:r w:rsidR="008576C7" w:rsidRPr="001B6F38">
              <w:rPr>
                <w:rFonts w:ascii="Times New Roman" w:hAnsi="Times New Roman" w:cs="Times New Roman"/>
                <w:bCs/>
              </w:rPr>
              <w:t>.00</w:t>
            </w:r>
          </w:p>
        </w:tc>
        <w:tc>
          <w:tcPr>
            <w:tcW w:w="1331" w:type="dxa"/>
          </w:tcPr>
          <w:p w:rsidR="003830F6" w:rsidRPr="001B6F38" w:rsidRDefault="008B7E69" w:rsidP="001B6F38">
            <w:pPr>
              <w:tabs>
                <w:tab w:val="num" w:pos="540"/>
              </w:tabs>
              <w:spacing w:after="0" w:line="360" w:lineRule="auto"/>
              <w:jc w:val="center"/>
              <w:rPr>
                <w:rFonts w:ascii="Times New Roman" w:hAnsi="Times New Roman" w:cs="Times New Roman"/>
                <w:color w:val="000000"/>
              </w:rPr>
            </w:pPr>
            <w:r w:rsidRPr="001B6F38">
              <w:rPr>
                <w:rFonts w:ascii="Times New Roman" w:hAnsi="Times New Roman" w:cs="Times New Roman"/>
                <w:color w:val="000000"/>
              </w:rPr>
              <w:t>6,563</w:t>
            </w:r>
            <w:r w:rsidR="008576C7" w:rsidRPr="001B6F38">
              <w:rPr>
                <w:rFonts w:ascii="Times New Roman" w:hAnsi="Times New Roman" w:cs="Times New Roman"/>
                <w:color w:val="000000"/>
              </w:rPr>
              <w:t>.00</w:t>
            </w:r>
          </w:p>
        </w:tc>
      </w:tr>
      <w:tr w:rsidR="003830F6" w:rsidRPr="001B6F38" w:rsidTr="00C205D3">
        <w:tc>
          <w:tcPr>
            <w:tcW w:w="817" w:type="dxa"/>
          </w:tcPr>
          <w:p w:rsidR="003830F6" w:rsidRPr="001B6F38" w:rsidRDefault="000E595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3830F6" w:rsidRPr="001B6F38">
              <w:rPr>
                <w:rFonts w:ascii="Times New Roman" w:hAnsi="Times New Roman" w:cs="Times New Roman"/>
                <w:bCs/>
              </w:rPr>
              <w:t>2</w:t>
            </w:r>
          </w:p>
        </w:tc>
        <w:tc>
          <w:tcPr>
            <w:tcW w:w="3826" w:type="dxa"/>
          </w:tcPr>
          <w:p w:rsidR="003830F6" w:rsidRPr="001B6F38" w:rsidRDefault="003830F6" w:rsidP="001B6F38">
            <w:pPr>
              <w:tabs>
                <w:tab w:val="num" w:pos="540"/>
              </w:tabs>
              <w:spacing w:after="0" w:line="360" w:lineRule="auto"/>
              <w:rPr>
                <w:rFonts w:ascii="Times New Roman" w:hAnsi="Times New Roman" w:cs="Times New Roman"/>
                <w:bCs/>
              </w:rPr>
            </w:pPr>
            <w:r w:rsidRPr="001B6F38">
              <w:rPr>
                <w:rFonts w:ascii="Times New Roman" w:hAnsi="Times New Roman" w:cs="Times New Roman"/>
                <w:b/>
              </w:rPr>
              <w:t xml:space="preserve">Exit Station – </w:t>
            </w:r>
            <w:r w:rsidRPr="001B6F38">
              <w:rPr>
                <w:rFonts w:ascii="Times New Roman" w:hAnsi="Times New Roman" w:cs="Times New Roman"/>
              </w:rPr>
              <w:t>Exit station to validate exiting parkers and allow exit to paid tickets, consisting of galvanized equipment cabinet, ticket validator, LCD Display, control unit, communication interface and validating software, to handle casual and seasonal parkers including anti pass back</w:t>
            </w:r>
          </w:p>
        </w:tc>
        <w:tc>
          <w:tcPr>
            <w:tcW w:w="993" w:type="dxa"/>
          </w:tcPr>
          <w:p w:rsidR="003830F6"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p>
        </w:tc>
        <w:tc>
          <w:tcPr>
            <w:tcW w:w="1649" w:type="dxa"/>
          </w:tcPr>
          <w:p w:rsidR="003830F6" w:rsidRPr="001B6F38" w:rsidRDefault="001B7AC7"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5,948</w:t>
            </w:r>
            <w:r w:rsidR="003830F6" w:rsidRPr="001B6F38">
              <w:rPr>
                <w:rFonts w:ascii="Times New Roman" w:hAnsi="Times New Roman" w:cs="Times New Roman"/>
                <w:bCs/>
              </w:rPr>
              <w:t>.</w:t>
            </w:r>
            <w:r w:rsidR="008576C7" w:rsidRPr="001B6F38">
              <w:rPr>
                <w:rFonts w:ascii="Times New Roman" w:hAnsi="Times New Roman" w:cs="Times New Roman"/>
                <w:bCs/>
              </w:rPr>
              <w:t>00</w:t>
            </w:r>
          </w:p>
        </w:tc>
        <w:tc>
          <w:tcPr>
            <w:tcW w:w="1331" w:type="dxa"/>
          </w:tcPr>
          <w:p w:rsidR="003830F6" w:rsidRPr="001B6F38" w:rsidRDefault="008B7E69" w:rsidP="001B6F38">
            <w:pPr>
              <w:tabs>
                <w:tab w:val="num" w:pos="540"/>
              </w:tabs>
              <w:spacing w:after="0" w:line="360" w:lineRule="auto"/>
              <w:jc w:val="center"/>
              <w:rPr>
                <w:rFonts w:ascii="Times New Roman" w:hAnsi="Times New Roman" w:cs="Times New Roman"/>
                <w:color w:val="000000"/>
              </w:rPr>
            </w:pPr>
            <w:r w:rsidRPr="001B6F38">
              <w:rPr>
                <w:rFonts w:ascii="Times New Roman" w:hAnsi="Times New Roman" w:cs="Times New Roman"/>
                <w:color w:val="000000"/>
              </w:rPr>
              <w:t>5,948</w:t>
            </w:r>
            <w:r w:rsidR="008576C7" w:rsidRPr="001B6F38">
              <w:rPr>
                <w:rFonts w:ascii="Times New Roman" w:hAnsi="Times New Roman" w:cs="Times New Roman"/>
                <w:color w:val="000000"/>
              </w:rPr>
              <w:t>.00</w:t>
            </w:r>
          </w:p>
        </w:tc>
      </w:tr>
      <w:tr w:rsidR="003830F6" w:rsidRPr="001B6F38" w:rsidTr="00C205D3">
        <w:tc>
          <w:tcPr>
            <w:tcW w:w="817" w:type="dxa"/>
          </w:tcPr>
          <w:p w:rsidR="003830F6" w:rsidRPr="001B6F38" w:rsidRDefault="000E595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3830F6" w:rsidRPr="001B6F38">
              <w:rPr>
                <w:rFonts w:ascii="Times New Roman" w:hAnsi="Times New Roman" w:cs="Times New Roman"/>
                <w:bCs/>
              </w:rPr>
              <w:t>3</w:t>
            </w:r>
          </w:p>
        </w:tc>
        <w:tc>
          <w:tcPr>
            <w:tcW w:w="3826" w:type="dxa"/>
          </w:tcPr>
          <w:p w:rsidR="003830F6" w:rsidRPr="001B6F38" w:rsidRDefault="003830F6" w:rsidP="001B6F38">
            <w:pPr>
              <w:tabs>
                <w:tab w:val="num" w:pos="540"/>
              </w:tabs>
              <w:spacing w:after="0" w:line="360" w:lineRule="auto"/>
              <w:rPr>
                <w:rFonts w:ascii="Times New Roman" w:hAnsi="Times New Roman" w:cs="Times New Roman"/>
                <w:b/>
              </w:rPr>
            </w:pPr>
            <w:r w:rsidRPr="001B6F38">
              <w:rPr>
                <w:rFonts w:ascii="Times New Roman" w:hAnsi="Times New Roman" w:cs="Times New Roman"/>
                <w:b/>
              </w:rPr>
              <w:t>Management Station and System Application Server</w:t>
            </w:r>
            <w:r w:rsidRPr="001B6F38">
              <w:rPr>
                <w:rFonts w:ascii="Times New Roman" w:hAnsi="Times New Roman" w:cs="Times New Roman"/>
              </w:rPr>
              <w:t xml:space="preserve">- Hosts KAPS </w:t>
            </w:r>
            <w:r w:rsidRPr="001B6F38">
              <w:rPr>
                <w:rFonts w:ascii="Times New Roman" w:hAnsi="Times New Roman" w:cs="Times New Roman"/>
              </w:rPr>
              <w:lastRenderedPageBreak/>
              <w:t>Parker system software for casual and season parker management. Creates and prints reports, creates new tariffs, generates season cards. Receives maintenance and operations data from all parking terminals including warnings and other alarms</w:t>
            </w:r>
          </w:p>
        </w:tc>
        <w:tc>
          <w:tcPr>
            <w:tcW w:w="993" w:type="dxa"/>
          </w:tcPr>
          <w:p w:rsidR="003830F6" w:rsidRPr="001B6F38" w:rsidRDefault="005520CF"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lastRenderedPageBreak/>
              <w:t>1</w:t>
            </w:r>
          </w:p>
        </w:tc>
        <w:tc>
          <w:tcPr>
            <w:tcW w:w="1649" w:type="dxa"/>
          </w:tcPr>
          <w:p w:rsidR="003830F6" w:rsidRPr="001B6F38" w:rsidRDefault="001B7AC7"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12,168</w:t>
            </w:r>
            <w:r w:rsidR="008576C7" w:rsidRPr="001B6F38">
              <w:rPr>
                <w:rFonts w:ascii="Times New Roman" w:hAnsi="Times New Roman" w:cs="Times New Roman"/>
                <w:bCs/>
              </w:rPr>
              <w:t>.00</w:t>
            </w:r>
          </w:p>
        </w:tc>
        <w:tc>
          <w:tcPr>
            <w:tcW w:w="1331" w:type="dxa"/>
          </w:tcPr>
          <w:p w:rsidR="003830F6" w:rsidRPr="001B6F38" w:rsidRDefault="005520CF" w:rsidP="001B6F38">
            <w:pPr>
              <w:tabs>
                <w:tab w:val="num" w:pos="540"/>
              </w:tabs>
              <w:spacing w:after="0" w:line="360" w:lineRule="auto"/>
              <w:jc w:val="center"/>
              <w:rPr>
                <w:rFonts w:ascii="Times New Roman" w:hAnsi="Times New Roman" w:cs="Times New Roman"/>
                <w:color w:val="000000"/>
              </w:rPr>
            </w:pPr>
            <w:r w:rsidRPr="001B6F38">
              <w:rPr>
                <w:rFonts w:ascii="Times New Roman" w:hAnsi="Times New Roman" w:cs="Times New Roman"/>
                <w:color w:val="000000"/>
              </w:rPr>
              <w:t>12,168</w:t>
            </w:r>
            <w:r w:rsidR="008576C7" w:rsidRPr="001B6F38">
              <w:rPr>
                <w:rFonts w:ascii="Times New Roman" w:hAnsi="Times New Roman" w:cs="Times New Roman"/>
                <w:color w:val="000000"/>
              </w:rPr>
              <w:t>.00</w:t>
            </w:r>
          </w:p>
        </w:tc>
      </w:tr>
      <w:tr w:rsidR="00CC00B6" w:rsidRPr="001B6F38" w:rsidTr="00C205D3">
        <w:trPr>
          <w:trHeight w:val="1575"/>
        </w:trPr>
        <w:tc>
          <w:tcPr>
            <w:tcW w:w="817" w:type="dxa"/>
          </w:tcPr>
          <w:p w:rsidR="00CC00B6" w:rsidRPr="001B6F38" w:rsidRDefault="00CC00B6"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1.4</w:t>
            </w:r>
            <w:r w:rsidR="00B0735D" w:rsidRPr="001B6F38">
              <w:rPr>
                <w:rFonts w:ascii="Times New Roman" w:hAnsi="Times New Roman" w:cs="Times New Roman"/>
                <w:bCs/>
              </w:rPr>
              <w:t xml:space="preserve"> a</w:t>
            </w:r>
          </w:p>
        </w:tc>
        <w:tc>
          <w:tcPr>
            <w:tcW w:w="3826" w:type="dxa"/>
          </w:tcPr>
          <w:p w:rsidR="00CC00B6" w:rsidRPr="001B6F38" w:rsidRDefault="00CC00B6" w:rsidP="001B6F38">
            <w:pPr>
              <w:tabs>
                <w:tab w:val="num" w:pos="540"/>
              </w:tabs>
              <w:spacing w:after="0" w:line="360" w:lineRule="auto"/>
              <w:rPr>
                <w:rFonts w:ascii="Times New Roman" w:hAnsi="Times New Roman" w:cs="Times New Roman"/>
              </w:rPr>
            </w:pPr>
            <w:r w:rsidRPr="001B6F38">
              <w:rPr>
                <w:rFonts w:ascii="Times New Roman" w:hAnsi="Times New Roman" w:cs="Times New Roman"/>
                <w:b/>
              </w:rPr>
              <w:t>Auto Pay Station</w:t>
            </w:r>
            <w:r w:rsidRPr="001B6F38">
              <w:rPr>
                <w:rFonts w:ascii="Times New Roman" w:hAnsi="Times New Roman" w:cs="Times New Roman"/>
              </w:rPr>
              <w:t>– service payment station for Casual Parker Software, Ticket Validator, POS Printer complete with communications hardware and software for remote monitoring and control situated in s</w:t>
            </w:r>
            <w:r w:rsidR="00D0745D" w:rsidRPr="001B6F38">
              <w:rPr>
                <w:rFonts w:ascii="Times New Roman" w:hAnsi="Times New Roman" w:cs="Times New Roman"/>
              </w:rPr>
              <w:t>trategic position within the car park.</w:t>
            </w:r>
          </w:p>
        </w:tc>
        <w:tc>
          <w:tcPr>
            <w:tcW w:w="993" w:type="dxa"/>
          </w:tcPr>
          <w:p w:rsidR="00CC00B6"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p>
        </w:tc>
        <w:tc>
          <w:tcPr>
            <w:tcW w:w="1649" w:type="dxa"/>
          </w:tcPr>
          <w:p w:rsidR="00CC00B6" w:rsidRPr="001B6F38" w:rsidRDefault="001B7AC7" w:rsidP="001B6F38">
            <w:pPr>
              <w:spacing w:line="360" w:lineRule="auto"/>
              <w:jc w:val="right"/>
              <w:rPr>
                <w:rFonts w:ascii="Times New Roman" w:hAnsi="Times New Roman" w:cs="Times New Roman"/>
                <w:color w:val="000000"/>
              </w:rPr>
            </w:pPr>
            <w:r w:rsidRPr="001B6F38">
              <w:rPr>
                <w:rFonts w:ascii="Times New Roman" w:hAnsi="Times New Roman" w:cs="Times New Roman"/>
                <w:color w:val="000000"/>
              </w:rPr>
              <w:t>17,663</w:t>
            </w:r>
            <w:r w:rsidR="00CC00B6" w:rsidRPr="001B6F38">
              <w:rPr>
                <w:rFonts w:ascii="Times New Roman" w:hAnsi="Times New Roman" w:cs="Times New Roman"/>
                <w:color w:val="000000"/>
              </w:rPr>
              <w:t>.00</w:t>
            </w:r>
          </w:p>
          <w:p w:rsidR="00CC00B6" w:rsidRPr="001B6F38" w:rsidRDefault="00CC00B6" w:rsidP="001B6F38">
            <w:pPr>
              <w:tabs>
                <w:tab w:val="num" w:pos="540"/>
              </w:tabs>
              <w:spacing w:after="0" w:line="360" w:lineRule="auto"/>
              <w:jc w:val="center"/>
              <w:rPr>
                <w:rFonts w:ascii="Times New Roman" w:hAnsi="Times New Roman" w:cs="Times New Roman"/>
                <w:bCs/>
              </w:rPr>
            </w:pPr>
          </w:p>
        </w:tc>
        <w:tc>
          <w:tcPr>
            <w:tcW w:w="1331" w:type="dxa"/>
          </w:tcPr>
          <w:p w:rsidR="00BD23A9" w:rsidRPr="001B6F38" w:rsidRDefault="008B7E69" w:rsidP="001B6F38">
            <w:pPr>
              <w:spacing w:line="360" w:lineRule="auto"/>
              <w:jc w:val="right"/>
              <w:rPr>
                <w:rFonts w:ascii="Times New Roman" w:hAnsi="Times New Roman" w:cs="Times New Roman"/>
                <w:color w:val="000000"/>
              </w:rPr>
            </w:pPr>
            <w:r w:rsidRPr="001B6F38">
              <w:rPr>
                <w:rFonts w:ascii="Times New Roman" w:hAnsi="Times New Roman" w:cs="Times New Roman"/>
                <w:color w:val="000000"/>
              </w:rPr>
              <w:t>17,663</w:t>
            </w:r>
            <w:r w:rsidR="00BD23A9" w:rsidRPr="001B6F38">
              <w:rPr>
                <w:rFonts w:ascii="Times New Roman" w:hAnsi="Times New Roman" w:cs="Times New Roman"/>
                <w:color w:val="000000"/>
              </w:rPr>
              <w:t>.00</w:t>
            </w:r>
          </w:p>
          <w:p w:rsidR="00CC00B6" w:rsidRPr="001B6F38" w:rsidRDefault="00CC00B6" w:rsidP="001B6F38">
            <w:pPr>
              <w:spacing w:line="360" w:lineRule="auto"/>
              <w:rPr>
                <w:rFonts w:ascii="Times New Roman" w:hAnsi="Times New Roman" w:cs="Times New Roman"/>
              </w:rPr>
            </w:pPr>
          </w:p>
        </w:tc>
      </w:tr>
      <w:tr w:rsidR="003830F6" w:rsidRPr="001B6F38" w:rsidTr="00C205D3">
        <w:tc>
          <w:tcPr>
            <w:tcW w:w="817" w:type="dxa"/>
          </w:tcPr>
          <w:p w:rsidR="003830F6" w:rsidRPr="001B6F38" w:rsidRDefault="000E595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3830F6" w:rsidRPr="001B6F38">
              <w:rPr>
                <w:rFonts w:ascii="Times New Roman" w:hAnsi="Times New Roman" w:cs="Times New Roman"/>
                <w:bCs/>
              </w:rPr>
              <w:t>5</w:t>
            </w:r>
          </w:p>
        </w:tc>
        <w:tc>
          <w:tcPr>
            <w:tcW w:w="3826" w:type="dxa"/>
          </w:tcPr>
          <w:p w:rsidR="003830F6" w:rsidRPr="001B6F38" w:rsidRDefault="003830F6" w:rsidP="001B6F38">
            <w:pPr>
              <w:tabs>
                <w:tab w:val="num" w:pos="540"/>
              </w:tabs>
              <w:spacing w:after="0" w:line="360" w:lineRule="auto"/>
              <w:rPr>
                <w:rFonts w:ascii="Times New Roman" w:hAnsi="Times New Roman" w:cs="Times New Roman"/>
                <w:b/>
              </w:rPr>
            </w:pPr>
            <w:r w:rsidRPr="001B6F38">
              <w:rPr>
                <w:rFonts w:ascii="Times New Roman" w:hAnsi="Times New Roman" w:cs="Times New Roman"/>
                <w:b/>
                <w:color w:val="000000"/>
              </w:rPr>
              <w:t>Installation Costs</w:t>
            </w:r>
            <w:r w:rsidRPr="001B6F38">
              <w:rPr>
                <w:rFonts w:ascii="Times New Roman" w:hAnsi="Times New Roman" w:cs="Times New Roman"/>
                <w:color w:val="000000"/>
              </w:rPr>
              <w:t xml:space="preserve">– </w:t>
            </w:r>
            <w:r w:rsidRPr="001B6F38">
              <w:rPr>
                <w:rFonts w:ascii="Times New Roman" w:hAnsi="Times New Roman" w:cs="Times New Roman"/>
              </w:rPr>
              <w:t xml:space="preserve">Includes parking equipment installation, installation of loop sensors, barrier and dispenser bases </w:t>
            </w:r>
            <w:proofErr w:type="spellStart"/>
            <w:r w:rsidRPr="001B6F38">
              <w:rPr>
                <w:rFonts w:ascii="Times New Roman" w:hAnsi="Times New Roman" w:cs="Times New Roman"/>
              </w:rPr>
              <w:t>etc</w:t>
            </w:r>
            <w:proofErr w:type="spellEnd"/>
          </w:p>
        </w:tc>
        <w:tc>
          <w:tcPr>
            <w:tcW w:w="993" w:type="dxa"/>
          </w:tcPr>
          <w:p w:rsidR="003830F6" w:rsidRPr="001B6F38" w:rsidRDefault="003830F6"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lot</w:t>
            </w:r>
          </w:p>
        </w:tc>
        <w:tc>
          <w:tcPr>
            <w:tcW w:w="1649" w:type="dxa"/>
          </w:tcPr>
          <w:p w:rsidR="003830F6" w:rsidRPr="001B6F38" w:rsidRDefault="008B7E69" w:rsidP="001B6F38">
            <w:pPr>
              <w:tabs>
                <w:tab w:val="num" w:pos="540"/>
              </w:tabs>
              <w:spacing w:after="0" w:line="360" w:lineRule="auto"/>
              <w:jc w:val="right"/>
              <w:rPr>
                <w:rFonts w:ascii="Times New Roman" w:hAnsi="Times New Roman" w:cs="Times New Roman"/>
                <w:bCs/>
              </w:rPr>
            </w:pPr>
            <w:r w:rsidRPr="001B6F38">
              <w:rPr>
                <w:rFonts w:ascii="Times New Roman" w:hAnsi="Times New Roman" w:cs="Times New Roman"/>
                <w:bCs/>
              </w:rPr>
              <w:t>5</w:t>
            </w:r>
            <w:r w:rsidR="001B7AC7" w:rsidRPr="001B6F38">
              <w:rPr>
                <w:rFonts w:ascii="Times New Roman" w:hAnsi="Times New Roman" w:cs="Times New Roman"/>
                <w:bCs/>
              </w:rPr>
              <w:t>,043</w:t>
            </w:r>
            <w:r w:rsidR="00076C16" w:rsidRPr="001B6F38">
              <w:rPr>
                <w:rFonts w:ascii="Times New Roman" w:hAnsi="Times New Roman" w:cs="Times New Roman"/>
                <w:bCs/>
              </w:rPr>
              <w:t>.00</w:t>
            </w:r>
          </w:p>
        </w:tc>
        <w:tc>
          <w:tcPr>
            <w:tcW w:w="1331" w:type="dxa"/>
          </w:tcPr>
          <w:p w:rsidR="003830F6" w:rsidRPr="001B6F38" w:rsidRDefault="008B7E69" w:rsidP="001B6F38">
            <w:pPr>
              <w:tabs>
                <w:tab w:val="num" w:pos="540"/>
              </w:tabs>
              <w:spacing w:after="0" w:line="360" w:lineRule="auto"/>
              <w:jc w:val="right"/>
              <w:rPr>
                <w:rFonts w:ascii="Times New Roman" w:hAnsi="Times New Roman" w:cs="Times New Roman"/>
                <w:bCs/>
              </w:rPr>
            </w:pPr>
            <w:r w:rsidRPr="001B6F38">
              <w:rPr>
                <w:rFonts w:ascii="Times New Roman" w:hAnsi="Times New Roman" w:cs="Times New Roman"/>
                <w:bCs/>
              </w:rPr>
              <w:t>5</w:t>
            </w:r>
            <w:r w:rsidR="005520CF" w:rsidRPr="001B6F38">
              <w:rPr>
                <w:rFonts w:ascii="Times New Roman" w:hAnsi="Times New Roman" w:cs="Times New Roman"/>
                <w:bCs/>
              </w:rPr>
              <w:t>,043</w:t>
            </w:r>
            <w:r w:rsidR="00076C16" w:rsidRPr="001B6F38">
              <w:rPr>
                <w:rFonts w:ascii="Times New Roman" w:hAnsi="Times New Roman" w:cs="Times New Roman"/>
                <w:bCs/>
              </w:rPr>
              <w:t>.00</w:t>
            </w:r>
          </w:p>
        </w:tc>
      </w:tr>
      <w:tr w:rsidR="003830F6" w:rsidRPr="001B6F38" w:rsidTr="00C205D3">
        <w:trPr>
          <w:trHeight w:val="690"/>
        </w:trPr>
        <w:tc>
          <w:tcPr>
            <w:tcW w:w="817" w:type="dxa"/>
          </w:tcPr>
          <w:p w:rsidR="003830F6" w:rsidRPr="001B6F38" w:rsidRDefault="000E595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3830F6" w:rsidRPr="001B6F38">
              <w:rPr>
                <w:rFonts w:ascii="Times New Roman" w:hAnsi="Times New Roman" w:cs="Times New Roman"/>
                <w:bCs/>
              </w:rPr>
              <w:t>6</w:t>
            </w:r>
          </w:p>
        </w:tc>
        <w:tc>
          <w:tcPr>
            <w:tcW w:w="3826" w:type="dxa"/>
          </w:tcPr>
          <w:p w:rsidR="003830F6" w:rsidRPr="001B6F38" w:rsidRDefault="003830F6"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 xml:space="preserve">Barrier Gates - </w:t>
            </w:r>
            <w:r w:rsidRPr="001B6F38">
              <w:rPr>
                <w:rFonts w:ascii="Times New Roman" w:hAnsi="Times New Roman" w:cs="Times New Roman"/>
              </w:rPr>
              <w:t>1.6mm Steel Housing 3m arm with two auto adjusting vehicle sensors</w:t>
            </w:r>
          </w:p>
        </w:tc>
        <w:tc>
          <w:tcPr>
            <w:tcW w:w="993" w:type="dxa"/>
          </w:tcPr>
          <w:p w:rsidR="003830F6"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2</w:t>
            </w:r>
          </w:p>
        </w:tc>
        <w:tc>
          <w:tcPr>
            <w:tcW w:w="1649" w:type="dxa"/>
          </w:tcPr>
          <w:p w:rsidR="003830F6" w:rsidRPr="001B6F38" w:rsidRDefault="00DD460F"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31</w:t>
            </w:r>
            <w:r w:rsidR="00936BF2" w:rsidRPr="001B6F38">
              <w:rPr>
                <w:rFonts w:ascii="Times New Roman" w:hAnsi="Times New Roman" w:cs="Times New Roman"/>
                <w:bCs/>
              </w:rPr>
              <w:t>80</w:t>
            </w:r>
            <w:r w:rsidR="003830F6" w:rsidRPr="001B6F38">
              <w:rPr>
                <w:rFonts w:ascii="Times New Roman" w:hAnsi="Times New Roman" w:cs="Times New Roman"/>
                <w:bCs/>
              </w:rPr>
              <w:t>.</w:t>
            </w:r>
            <w:r w:rsidR="008576C7" w:rsidRPr="001B6F38">
              <w:rPr>
                <w:rFonts w:ascii="Times New Roman" w:hAnsi="Times New Roman" w:cs="Times New Roman"/>
                <w:bCs/>
              </w:rPr>
              <w:t>00</w:t>
            </w:r>
          </w:p>
        </w:tc>
        <w:tc>
          <w:tcPr>
            <w:tcW w:w="1331" w:type="dxa"/>
          </w:tcPr>
          <w:p w:rsidR="003830F6"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6,36</w:t>
            </w:r>
            <w:r w:rsidR="00936BF2" w:rsidRPr="001B6F38">
              <w:rPr>
                <w:rFonts w:ascii="Times New Roman" w:hAnsi="Times New Roman" w:cs="Times New Roman"/>
                <w:bCs/>
              </w:rPr>
              <w:t>0</w:t>
            </w:r>
            <w:r w:rsidR="008576C7" w:rsidRPr="001B6F38">
              <w:rPr>
                <w:rFonts w:ascii="Times New Roman" w:hAnsi="Times New Roman" w:cs="Times New Roman"/>
                <w:bCs/>
              </w:rPr>
              <w:t>.00</w:t>
            </w:r>
          </w:p>
        </w:tc>
      </w:tr>
      <w:tr w:rsidR="003830F6" w:rsidRPr="001B6F38" w:rsidTr="00C205D3">
        <w:trPr>
          <w:trHeight w:val="330"/>
        </w:trPr>
        <w:tc>
          <w:tcPr>
            <w:tcW w:w="817" w:type="dxa"/>
          </w:tcPr>
          <w:p w:rsidR="003830F6" w:rsidRPr="001B6F38" w:rsidRDefault="000E595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r w:rsidR="003830F6" w:rsidRPr="001B6F38">
              <w:rPr>
                <w:rFonts w:ascii="Times New Roman" w:hAnsi="Times New Roman" w:cs="Times New Roman"/>
                <w:bCs/>
              </w:rPr>
              <w:t>7</w:t>
            </w:r>
          </w:p>
        </w:tc>
        <w:tc>
          <w:tcPr>
            <w:tcW w:w="3826" w:type="dxa"/>
          </w:tcPr>
          <w:p w:rsidR="003830F6" w:rsidRPr="001B6F38" w:rsidRDefault="003830F6"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RFID Cards</w:t>
            </w:r>
            <w:r w:rsidR="001B7AC7" w:rsidRPr="001B6F38">
              <w:rPr>
                <w:rFonts w:ascii="Times New Roman" w:hAnsi="Times New Roman" w:cs="Times New Roman"/>
                <w:b/>
                <w:color w:val="000000"/>
              </w:rPr>
              <w:t xml:space="preserve"> / Tenants</w:t>
            </w:r>
          </w:p>
        </w:tc>
        <w:tc>
          <w:tcPr>
            <w:tcW w:w="993" w:type="dxa"/>
          </w:tcPr>
          <w:p w:rsidR="003830F6" w:rsidRPr="001B6F38" w:rsidRDefault="004E39CF"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20</w:t>
            </w:r>
            <w:r w:rsidR="008B7E69" w:rsidRPr="001B6F38">
              <w:rPr>
                <w:rFonts w:ascii="Times New Roman" w:hAnsi="Times New Roman" w:cs="Times New Roman"/>
                <w:bCs/>
              </w:rPr>
              <w:t>0</w:t>
            </w:r>
          </w:p>
        </w:tc>
        <w:tc>
          <w:tcPr>
            <w:tcW w:w="1649" w:type="dxa"/>
          </w:tcPr>
          <w:p w:rsidR="003830F6" w:rsidRPr="001B6F38" w:rsidRDefault="00933456"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6</w:t>
            </w:r>
          </w:p>
        </w:tc>
        <w:tc>
          <w:tcPr>
            <w:tcW w:w="1331" w:type="dxa"/>
          </w:tcPr>
          <w:p w:rsidR="003830F6" w:rsidRPr="001B6F38" w:rsidRDefault="004E39CF"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1,2</w:t>
            </w:r>
            <w:r w:rsidR="00DD460F" w:rsidRPr="001B6F38">
              <w:rPr>
                <w:rFonts w:ascii="Times New Roman" w:hAnsi="Times New Roman" w:cs="Times New Roman"/>
                <w:bCs/>
              </w:rPr>
              <w:t>00</w:t>
            </w:r>
            <w:r w:rsidR="008D0BF5" w:rsidRPr="001B6F38">
              <w:rPr>
                <w:rFonts w:ascii="Times New Roman" w:hAnsi="Times New Roman" w:cs="Times New Roman"/>
                <w:bCs/>
              </w:rPr>
              <w:t>.00</w:t>
            </w:r>
          </w:p>
        </w:tc>
      </w:tr>
      <w:tr w:rsidR="008576C7" w:rsidRPr="001B6F38" w:rsidTr="00C205D3">
        <w:trPr>
          <w:trHeight w:val="330"/>
        </w:trPr>
        <w:tc>
          <w:tcPr>
            <w:tcW w:w="817" w:type="dxa"/>
          </w:tcPr>
          <w:p w:rsidR="008576C7" w:rsidRPr="001B6F38" w:rsidRDefault="00575E6D"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1.8</w:t>
            </w:r>
          </w:p>
        </w:tc>
        <w:tc>
          <w:tcPr>
            <w:tcW w:w="3826" w:type="dxa"/>
          </w:tcPr>
          <w:p w:rsidR="008576C7" w:rsidRPr="001B6F38" w:rsidRDefault="00575E6D" w:rsidP="001B6F38">
            <w:pPr>
              <w:tabs>
                <w:tab w:val="num" w:pos="540"/>
              </w:tabs>
              <w:spacing w:after="0" w:line="360" w:lineRule="auto"/>
              <w:rPr>
                <w:rFonts w:ascii="Times New Roman" w:hAnsi="Times New Roman" w:cs="Times New Roman"/>
                <w:b/>
                <w:color w:val="000000"/>
              </w:rPr>
            </w:pPr>
            <w:proofErr w:type="spellStart"/>
            <w:r w:rsidRPr="001B6F38">
              <w:rPr>
                <w:rFonts w:ascii="Times New Roman" w:hAnsi="Times New Roman" w:cs="Times New Roman"/>
                <w:b/>
                <w:color w:val="000000"/>
              </w:rPr>
              <w:t>Cctv</w:t>
            </w:r>
            <w:proofErr w:type="spellEnd"/>
            <w:r w:rsidRPr="001B6F38">
              <w:rPr>
                <w:rFonts w:ascii="Times New Roman" w:hAnsi="Times New Roman" w:cs="Times New Roman"/>
                <w:b/>
                <w:color w:val="000000"/>
              </w:rPr>
              <w:t xml:space="preserve"> Cameras</w:t>
            </w:r>
          </w:p>
        </w:tc>
        <w:tc>
          <w:tcPr>
            <w:tcW w:w="993" w:type="dxa"/>
          </w:tcPr>
          <w:p w:rsidR="008576C7"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3</w:t>
            </w:r>
          </w:p>
        </w:tc>
        <w:tc>
          <w:tcPr>
            <w:tcW w:w="1649" w:type="dxa"/>
          </w:tcPr>
          <w:p w:rsidR="008576C7" w:rsidRPr="001B6F38" w:rsidRDefault="008D0BF5"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168</w:t>
            </w:r>
          </w:p>
        </w:tc>
        <w:tc>
          <w:tcPr>
            <w:tcW w:w="1331" w:type="dxa"/>
          </w:tcPr>
          <w:p w:rsidR="008576C7" w:rsidRPr="001B6F38" w:rsidRDefault="008B7E69"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504</w:t>
            </w:r>
            <w:r w:rsidR="008D0BF5" w:rsidRPr="001B6F38">
              <w:rPr>
                <w:rFonts w:ascii="Times New Roman" w:hAnsi="Times New Roman" w:cs="Times New Roman"/>
                <w:bCs/>
              </w:rPr>
              <w:t>.00</w:t>
            </w:r>
          </w:p>
        </w:tc>
      </w:tr>
      <w:tr w:rsidR="00575E6D" w:rsidRPr="001B6F38" w:rsidTr="00C205D3">
        <w:trPr>
          <w:trHeight w:val="330"/>
        </w:trPr>
        <w:tc>
          <w:tcPr>
            <w:tcW w:w="817" w:type="dxa"/>
          </w:tcPr>
          <w:p w:rsidR="00575E6D" w:rsidRPr="001B6F38" w:rsidRDefault="008D0BF5"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1.9</w:t>
            </w:r>
          </w:p>
        </w:tc>
        <w:tc>
          <w:tcPr>
            <w:tcW w:w="3826" w:type="dxa"/>
          </w:tcPr>
          <w:p w:rsidR="00575E6D" w:rsidRPr="001B6F38" w:rsidRDefault="008D0BF5"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 xml:space="preserve">Monitoring Screen for </w:t>
            </w:r>
            <w:proofErr w:type="spellStart"/>
            <w:r w:rsidRPr="001B6F38">
              <w:rPr>
                <w:rFonts w:ascii="Times New Roman" w:hAnsi="Times New Roman" w:cs="Times New Roman"/>
                <w:b/>
                <w:color w:val="000000"/>
              </w:rPr>
              <w:t>Cctv</w:t>
            </w:r>
            <w:proofErr w:type="spellEnd"/>
          </w:p>
        </w:tc>
        <w:tc>
          <w:tcPr>
            <w:tcW w:w="993" w:type="dxa"/>
          </w:tcPr>
          <w:p w:rsidR="00575E6D" w:rsidRPr="001B6F38" w:rsidRDefault="008D0BF5"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1</w:t>
            </w:r>
          </w:p>
        </w:tc>
        <w:tc>
          <w:tcPr>
            <w:tcW w:w="1649" w:type="dxa"/>
          </w:tcPr>
          <w:p w:rsidR="00575E6D" w:rsidRPr="001B6F38" w:rsidRDefault="008D0BF5"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500</w:t>
            </w:r>
          </w:p>
        </w:tc>
        <w:tc>
          <w:tcPr>
            <w:tcW w:w="1331" w:type="dxa"/>
          </w:tcPr>
          <w:p w:rsidR="00575E6D" w:rsidRPr="001B6F38" w:rsidRDefault="008D0BF5" w:rsidP="001B6F38">
            <w:pPr>
              <w:tabs>
                <w:tab w:val="num" w:pos="540"/>
              </w:tabs>
              <w:spacing w:after="0" w:line="360" w:lineRule="auto"/>
              <w:jc w:val="center"/>
              <w:rPr>
                <w:rFonts w:ascii="Times New Roman" w:hAnsi="Times New Roman" w:cs="Times New Roman"/>
                <w:bCs/>
              </w:rPr>
            </w:pPr>
            <w:r w:rsidRPr="001B6F38">
              <w:rPr>
                <w:rFonts w:ascii="Times New Roman" w:hAnsi="Times New Roman" w:cs="Times New Roman"/>
                <w:bCs/>
              </w:rPr>
              <w:t>500.00</w:t>
            </w:r>
          </w:p>
        </w:tc>
      </w:tr>
      <w:tr w:rsidR="00615525" w:rsidRPr="001B6F38" w:rsidTr="000F4A37">
        <w:trPr>
          <w:trHeight w:val="330"/>
        </w:trPr>
        <w:tc>
          <w:tcPr>
            <w:tcW w:w="817" w:type="dxa"/>
          </w:tcPr>
          <w:p w:rsidR="00615525" w:rsidRPr="001B6F38" w:rsidRDefault="00615525" w:rsidP="001B6F38">
            <w:pPr>
              <w:tabs>
                <w:tab w:val="num" w:pos="540"/>
              </w:tabs>
              <w:spacing w:after="0" w:line="360" w:lineRule="auto"/>
              <w:jc w:val="center"/>
              <w:rPr>
                <w:rFonts w:ascii="Times New Roman" w:hAnsi="Times New Roman" w:cs="Times New Roman"/>
                <w:bCs/>
              </w:rPr>
            </w:pPr>
          </w:p>
        </w:tc>
        <w:tc>
          <w:tcPr>
            <w:tcW w:w="3826" w:type="dxa"/>
          </w:tcPr>
          <w:p w:rsidR="00615525" w:rsidRPr="001B6F38" w:rsidRDefault="00936BF2"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Total Cost (Exclusive of VAT)</w:t>
            </w:r>
          </w:p>
        </w:tc>
        <w:tc>
          <w:tcPr>
            <w:tcW w:w="2642" w:type="dxa"/>
            <w:gridSpan w:val="2"/>
          </w:tcPr>
          <w:p w:rsidR="00615525" w:rsidRPr="001B6F38" w:rsidRDefault="00615525"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Subtotal</w:t>
            </w:r>
          </w:p>
        </w:tc>
        <w:tc>
          <w:tcPr>
            <w:tcW w:w="1331" w:type="dxa"/>
          </w:tcPr>
          <w:p w:rsidR="00615525" w:rsidRPr="001B6F38" w:rsidRDefault="004E39CF" w:rsidP="001B6F38">
            <w:pPr>
              <w:tabs>
                <w:tab w:val="num" w:pos="540"/>
              </w:tabs>
              <w:spacing w:after="0" w:line="360" w:lineRule="auto"/>
              <w:rPr>
                <w:rFonts w:ascii="Times New Roman" w:hAnsi="Times New Roman" w:cs="Times New Roman"/>
                <w:b/>
                <w:bCs/>
              </w:rPr>
            </w:pPr>
            <w:r w:rsidRPr="001B6F38">
              <w:rPr>
                <w:rFonts w:ascii="Times New Roman" w:hAnsi="Times New Roman" w:cs="Times New Roman"/>
                <w:b/>
                <w:bCs/>
              </w:rPr>
              <w:t>55</w:t>
            </w:r>
            <w:r w:rsidR="008B7E69" w:rsidRPr="001B6F38">
              <w:rPr>
                <w:rFonts w:ascii="Times New Roman" w:hAnsi="Times New Roman" w:cs="Times New Roman"/>
                <w:b/>
                <w:bCs/>
              </w:rPr>
              <w:t>,</w:t>
            </w:r>
            <w:r w:rsidRPr="001B6F38">
              <w:rPr>
                <w:rFonts w:ascii="Times New Roman" w:hAnsi="Times New Roman" w:cs="Times New Roman"/>
                <w:b/>
                <w:bCs/>
              </w:rPr>
              <w:t>9</w:t>
            </w:r>
            <w:r w:rsidR="008B7E69" w:rsidRPr="001B6F38">
              <w:rPr>
                <w:rFonts w:ascii="Times New Roman" w:hAnsi="Times New Roman" w:cs="Times New Roman"/>
                <w:b/>
                <w:bCs/>
              </w:rPr>
              <w:t>49</w:t>
            </w:r>
            <w:r w:rsidR="00615525" w:rsidRPr="001B6F38">
              <w:rPr>
                <w:rFonts w:ascii="Times New Roman" w:hAnsi="Times New Roman" w:cs="Times New Roman"/>
                <w:b/>
                <w:bCs/>
              </w:rPr>
              <w:t>.00</w:t>
            </w:r>
          </w:p>
          <w:p w:rsidR="00615525" w:rsidRPr="001B6F38" w:rsidRDefault="00615525" w:rsidP="001B6F38">
            <w:pPr>
              <w:tabs>
                <w:tab w:val="num" w:pos="540"/>
              </w:tabs>
              <w:spacing w:after="0" w:line="360" w:lineRule="auto"/>
              <w:jc w:val="center"/>
              <w:rPr>
                <w:rFonts w:ascii="Times New Roman" w:hAnsi="Times New Roman" w:cs="Times New Roman"/>
                <w:b/>
                <w:bCs/>
              </w:rPr>
            </w:pPr>
          </w:p>
        </w:tc>
      </w:tr>
      <w:tr w:rsidR="00D36914" w:rsidRPr="001B6F38" w:rsidTr="000F4A37">
        <w:trPr>
          <w:trHeight w:val="330"/>
        </w:trPr>
        <w:tc>
          <w:tcPr>
            <w:tcW w:w="817" w:type="dxa"/>
          </w:tcPr>
          <w:p w:rsidR="00D36914" w:rsidRPr="001B6F38" w:rsidRDefault="00D36914" w:rsidP="001B6F38">
            <w:pPr>
              <w:tabs>
                <w:tab w:val="num" w:pos="540"/>
              </w:tabs>
              <w:spacing w:after="0" w:line="360" w:lineRule="auto"/>
              <w:jc w:val="center"/>
              <w:rPr>
                <w:rFonts w:ascii="Times New Roman" w:hAnsi="Times New Roman" w:cs="Times New Roman"/>
                <w:bCs/>
              </w:rPr>
            </w:pPr>
          </w:p>
        </w:tc>
        <w:tc>
          <w:tcPr>
            <w:tcW w:w="3826" w:type="dxa"/>
          </w:tcPr>
          <w:p w:rsidR="00D36914" w:rsidRPr="001B6F38" w:rsidRDefault="00936BF2"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VAT</w:t>
            </w:r>
          </w:p>
        </w:tc>
        <w:tc>
          <w:tcPr>
            <w:tcW w:w="2642" w:type="dxa"/>
            <w:gridSpan w:val="2"/>
          </w:tcPr>
          <w:p w:rsidR="00D36914" w:rsidRPr="001B6F38" w:rsidRDefault="00936BF2" w:rsidP="001B6F38">
            <w:pPr>
              <w:tabs>
                <w:tab w:val="num" w:pos="540"/>
              </w:tabs>
              <w:spacing w:after="0" w:line="360" w:lineRule="auto"/>
              <w:jc w:val="center"/>
              <w:rPr>
                <w:rFonts w:ascii="Times New Roman" w:hAnsi="Times New Roman" w:cs="Times New Roman"/>
                <w:b/>
                <w:bCs/>
              </w:rPr>
            </w:pPr>
            <w:r w:rsidRPr="001B6F38">
              <w:rPr>
                <w:rFonts w:ascii="Times New Roman" w:hAnsi="Times New Roman" w:cs="Times New Roman"/>
                <w:b/>
                <w:bCs/>
              </w:rPr>
              <w:t>18%</w:t>
            </w:r>
          </w:p>
        </w:tc>
        <w:tc>
          <w:tcPr>
            <w:tcW w:w="1331" w:type="dxa"/>
          </w:tcPr>
          <w:p w:rsidR="00D36914" w:rsidRPr="001B6F38" w:rsidRDefault="004E39CF" w:rsidP="001B6F38">
            <w:pPr>
              <w:tabs>
                <w:tab w:val="num" w:pos="540"/>
              </w:tabs>
              <w:spacing w:after="0" w:line="360" w:lineRule="auto"/>
              <w:rPr>
                <w:rFonts w:ascii="Times New Roman" w:hAnsi="Times New Roman" w:cs="Times New Roman"/>
                <w:b/>
                <w:bCs/>
              </w:rPr>
            </w:pPr>
            <w:r w:rsidRPr="001B6F38">
              <w:rPr>
                <w:rFonts w:ascii="Times New Roman" w:hAnsi="Times New Roman" w:cs="Times New Roman"/>
                <w:b/>
                <w:bCs/>
              </w:rPr>
              <w:t>10,070</w:t>
            </w:r>
            <w:r w:rsidR="008B7E69" w:rsidRPr="001B6F38">
              <w:rPr>
                <w:rFonts w:ascii="Times New Roman" w:hAnsi="Times New Roman" w:cs="Times New Roman"/>
                <w:b/>
                <w:bCs/>
              </w:rPr>
              <w:t>.82</w:t>
            </w:r>
          </w:p>
        </w:tc>
      </w:tr>
      <w:tr w:rsidR="00936BF2" w:rsidRPr="001B6F38" w:rsidTr="000F4A37">
        <w:trPr>
          <w:trHeight w:val="330"/>
        </w:trPr>
        <w:tc>
          <w:tcPr>
            <w:tcW w:w="817" w:type="dxa"/>
          </w:tcPr>
          <w:p w:rsidR="00936BF2" w:rsidRPr="001B6F38" w:rsidRDefault="00936BF2" w:rsidP="001B6F38">
            <w:pPr>
              <w:tabs>
                <w:tab w:val="num" w:pos="540"/>
              </w:tabs>
              <w:spacing w:after="0" w:line="360" w:lineRule="auto"/>
              <w:jc w:val="center"/>
              <w:rPr>
                <w:rFonts w:ascii="Times New Roman" w:hAnsi="Times New Roman" w:cs="Times New Roman"/>
                <w:bCs/>
              </w:rPr>
            </w:pPr>
          </w:p>
        </w:tc>
        <w:tc>
          <w:tcPr>
            <w:tcW w:w="3826" w:type="dxa"/>
          </w:tcPr>
          <w:p w:rsidR="00936BF2" w:rsidRPr="001B6F38" w:rsidRDefault="00936BF2" w:rsidP="001B6F38">
            <w:pPr>
              <w:tabs>
                <w:tab w:val="num" w:pos="540"/>
              </w:tabs>
              <w:spacing w:after="0" w:line="360" w:lineRule="auto"/>
              <w:rPr>
                <w:rFonts w:ascii="Times New Roman" w:hAnsi="Times New Roman" w:cs="Times New Roman"/>
                <w:b/>
                <w:color w:val="000000"/>
              </w:rPr>
            </w:pPr>
            <w:r w:rsidRPr="001B6F38">
              <w:rPr>
                <w:rFonts w:ascii="Times New Roman" w:hAnsi="Times New Roman" w:cs="Times New Roman"/>
                <w:b/>
                <w:color w:val="000000"/>
              </w:rPr>
              <w:t>Total Cost (Inclusive of VAT)</w:t>
            </w:r>
          </w:p>
        </w:tc>
        <w:tc>
          <w:tcPr>
            <w:tcW w:w="2642" w:type="dxa"/>
            <w:gridSpan w:val="2"/>
          </w:tcPr>
          <w:p w:rsidR="00936BF2" w:rsidRPr="001B6F38" w:rsidRDefault="00936BF2" w:rsidP="001B6F38">
            <w:pPr>
              <w:tabs>
                <w:tab w:val="num" w:pos="540"/>
              </w:tabs>
              <w:spacing w:after="0" w:line="360" w:lineRule="auto"/>
              <w:jc w:val="center"/>
              <w:rPr>
                <w:rFonts w:ascii="Times New Roman" w:hAnsi="Times New Roman" w:cs="Times New Roman"/>
                <w:b/>
                <w:bCs/>
              </w:rPr>
            </w:pPr>
          </w:p>
        </w:tc>
        <w:tc>
          <w:tcPr>
            <w:tcW w:w="1331" w:type="dxa"/>
          </w:tcPr>
          <w:p w:rsidR="00936BF2" w:rsidRPr="001B6F38" w:rsidRDefault="004E39CF" w:rsidP="001B6F38">
            <w:pPr>
              <w:tabs>
                <w:tab w:val="num" w:pos="540"/>
              </w:tabs>
              <w:spacing w:after="0" w:line="360" w:lineRule="auto"/>
              <w:rPr>
                <w:rFonts w:ascii="Times New Roman" w:hAnsi="Times New Roman" w:cs="Times New Roman"/>
                <w:b/>
                <w:bCs/>
              </w:rPr>
            </w:pPr>
            <w:r w:rsidRPr="001B6F38">
              <w:rPr>
                <w:rFonts w:ascii="Times New Roman" w:hAnsi="Times New Roman" w:cs="Times New Roman"/>
                <w:b/>
                <w:bCs/>
              </w:rPr>
              <w:t>66,019</w:t>
            </w:r>
            <w:r w:rsidR="008B7E69" w:rsidRPr="001B6F38">
              <w:rPr>
                <w:rFonts w:ascii="Times New Roman" w:hAnsi="Times New Roman" w:cs="Times New Roman"/>
                <w:b/>
                <w:bCs/>
              </w:rPr>
              <w:t>.</w:t>
            </w:r>
            <w:r w:rsidR="00B84F56" w:rsidRPr="001B6F38">
              <w:rPr>
                <w:rFonts w:ascii="Times New Roman" w:hAnsi="Times New Roman" w:cs="Times New Roman"/>
                <w:b/>
                <w:bCs/>
              </w:rPr>
              <w:t>8</w:t>
            </w:r>
            <w:r w:rsidRPr="001B6F38">
              <w:rPr>
                <w:rFonts w:ascii="Times New Roman" w:hAnsi="Times New Roman" w:cs="Times New Roman"/>
                <w:b/>
                <w:bCs/>
              </w:rPr>
              <w:t>2</w:t>
            </w:r>
          </w:p>
        </w:tc>
      </w:tr>
      <w:tr w:rsidR="00615525" w:rsidRPr="001B6F38" w:rsidTr="00C205D3">
        <w:tc>
          <w:tcPr>
            <w:tcW w:w="7285" w:type="dxa"/>
            <w:gridSpan w:val="4"/>
          </w:tcPr>
          <w:p w:rsidR="00615525" w:rsidRPr="001B6F38" w:rsidRDefault="00615525" w:rsidP="001B6F38">
            <w:pPr>
              <w:pStyle w:val="ListParagraph"/>
              <w:numPr>
                <w:ilvl w:val="0"/>
                <w:numId w:val="24"/>
              </w:numPr>
              <w:tabs>
                <w:tab w:val="num" w:pos="540"/>
              </w:tabs>
              <w:spacing w:after="0" w:line="360" w:lineRule="auto"/>
              <w:rPr>
                <w:rFonts w:ascii="Times New Roman" w:hAnsi="Times New Roman"/>
                <w:i/>
                <w:color w:val="000000"/>
                <w:sz w:val="24"/>
                <w:szCs w:val="24"/>
              </w:rPr>
            </w:pPr>
            <w:r w:rsidRPr="001B6F38">
              <w:rPr>
                <w:rFonts w:ascii="Times New Roman" w:hAnsi="Times New Roman"/>
                <w:i/>
                <w:color w:val="000000"/>
                <w:sz w:val="24"/>
                <w:szCs w:val="24"/>
              </w:rPr>
              <w:t xml:space="preserve">The above prices are </w:t>
            </w:r>
            <w:r w:rsidR="00C6312F" w:rsidRPr="001B6F38">
              <w:rPr>
                <w:rFonts w:ascii="Times New Roman" w:hAnsi="Times New Roman"/>
                <w:i/>
                <w:color w:val="000000"/>
                <w:sz w:val="24"/>
                <w:szCs w:val="24"/>
              </w:rPr>
              <w:t>in</w:t>
            </w:r>
            <w:r w:rsidRPr="001B6F38">
              <w:rPr>
                <w:rFonts w:ascii="Times New Roman" w:hAnsi="Times New Roman"/>
                <w:i/>
                <w:color w:val="000000"/>
                <w:sz w:val="24"/>
                <w:szCs w:val="24"/>
              </w:rPr>
              <w:t>clusive of VAT where applicable</w:t>
            </w:r>
          </w:p>
          <w:p w:rsidR="00615525" w:rsidRPr="001B6F38" w:rsidRDefault="00615525" w:rsidP="001B6F38">
            <w:pPr>
              <w:tabs>
                <w:tab w:val="num" w:pos="540"/>
              </w:tabs>
              <w:spacing w:after="0" w:line="360" w:lineRule="auto"/>
              <w:jc w:val="center"/>
              <w:rPr>
                <w:rFonts w:ascii="Times New Roman" w:hAnsi="Times New Roman" w:cs="Times New Roman"/>
                <w:bCs/>
              </w:rPr>
            </w:pPr>
          </w:p>
        </w:tc>
        <w:tc>
          <w:tcPr>
            <w:tcW w:w="1331" w:type="dxa"/>
          </w:tcPr>
          <w:p w:rsidR="00615525" w:rsidRPr="001B6F38" w:rsidRDefault="00615525" w:rsidP="001B6F38">
            <w:pPr>
              <w:spacing w:line="360" w:lineRule="auto"/>
              <w:jc w:val="right"/>
              <w:rPr>
                <w:rFonts w:ascii="Times New Roman" w:hAnsi="Times New Roman" w:cs="Times New Roman"/>
                <w:b/>
                <w:color w:val="000000"/>
              </w:rPr>
            </w:pPr>
          </w:p>
        </w:tc>
      </w:tr>
    </w:tbl>
    <w:p w:rsidR="007C3C62" w:rsidRPr="001B6F38" w:rsidRDefault="007C3C62" w:rsidP="001B6F38">
      <w:pPr>
        <w:spacing w:after="0" w:line="360" w:lineRule="auto"/>
        <w:rPr>
          <w:rFonts w:ascii="Times New Roman" w:hAnsi="Times New Roman" w:cs="Times New Roman"/>
          <w:b/>
        </w:rPr>
      </w:pPr>
    </w:p>
    <w:p w:rsidR="004E39CF" w:rsidRPr="001B6F38" w:rsidRDefault="004E39CF" w:rsidP="001B6F38">
      <w:pPr>
        <w:spacing w:after="0" w:line="360" w:lineRule="auto"/>
        <w:rPr>
          <w:rFonts w:ascii="Times New Roman" w:hAnsi="Times New Roman" w:cs="Times New Roman"/>
          <w:b/>
          <w:smallCaps/>
        </w:rPr>
      </w:pPr>
    </w:p>
    <w:p w:rsidR="00CC00B6" w:rsidRPr="001B6F38" w:rsidRDefault="00CC00B6" w:rsidP="001B6F38">
      <w:pPr>
        <w:spacing w:after="0" w:line="360" w:lineRule="auto"/>
        <w:rPr>
          <w:rFonts w:ascii="Times New Roman" w:hAnsi="Times New Roman" w:cs="Times New Roman"/>
          <w:b/>
          <w:smallCaps/>
        </w:rPr>
      </w:pPr>
    </w:p>
    <w:p w:rsidR="00CC00B6" w:rsidRPr="001B6F38" w:rsidRDefault="00CC00B6" w:rsidP="001B6F38">
      <w:pPr>
        <w:spacing w:after="0" w:line="360" w:lineRule="auto"/>
        <w:rPr>
          <w:rFonts w:ascii="Times New Roman" w:hAnsi="Times New Roman" w:cs="Times New Roman"/>
          <w:b/>
          <w:smallCaps/>
        </w:rPr>
      </w:pPr>
    </w:p>
    <w:p w:rsidR="00CC00B6" w:rsidRPr="001B6F38" w:rsidRDefault="00CC00B6" w:rsidP="001B6F38">
      <w:pPr>
        <w:spacing w:after="0" w:line="360" w:lineRule="auto"/>
        <w:rPr>
          <w:rFonts w:ascii="Times New Roman" w:hAnsi="Times New Roman" w:cs="Times New Roman"/>
          <w:b/>
          <w:smallCaps/>
        </w:rPr>
      </w:pPr>
    </w:p>
    <w:p w:rsidR="00CC00B6" w:rsidRPr="001B6F38" w:rsidRDefault="00CC00B6" w:rsidP="001B6F38">
      <w:pPr>
        <w:spacing w:after="0" w:line="360" w:lineRule="auto"/>
        <w:rPr>
          <w:rFonts w:ascii="Times New Roman" w:hAnsi="Times New Roman" w:cs="Times New Roman"/>
          <w:b/>
          <w:smallCaps/>
        </w:rPr>
      </w:pPr>
    </w:p>
    <w:p w:rsidR="00CC00B6" w:rsidRPr="001B6F38" w:rsidRDefault="00CC00B6" w:rsidP="001B6F38">
      <w:pPr>
        <w:spacing w:after="0" w:line="360" w:lineRule="auto"/>
        <w:rPr>
          <w:rFonts w:ascii="Times New Roman" w:hAnsi="Times New Roman" w:cs="Times New Roman"/>
          <w:b/>
          <w:smallCaps/>
        </w:rPr>
      </w:pPr>
    </w:p>
    <w:p w:rsidR="001F23C6" w:rsidRPr="001B6F38" w:rsidRDefault="009B1CF8"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INSTALLATION &amp; MANAGEMENT -THE PARKING SYSTEM</w:t>
      </w:r>
    </w:p>
    <w:p w:rsidR="001F23C6" w:rsidRPr="001B6F38" w:rsidRDefault="001F23C6" w:rsidP="001B6F38">
      <w:pPr>
        <w:spacing w:after="0" w:line="360" w:lineRule="auto"/>
        <w:rPr>
          <w:rFonts w:ascii="Times New Roman" w:hAnsi="Times New Roman" w:cs="Times New Roman"/>
        </w:rPr>
      </w:pPr>
      <w:r w:rsidRPr="001B6F38">
        <w:rPr>
          <w:rFonts w:ascii="Times New Roman" w:hAnsi="Times New Roman" w:cs="Times New Roman"/>
        </w:rPr>
        <w:t xml:space="preserve">KAPS is interested in managing the parking and automating the whole facility on a partnership basis. KAPS has a lot of experience in managing similar facilities on a </w:t>
      </w:r>
      <w:r w:rsidRPr="001B6F38">
        <w:rPr>
          <w:rFonts w:ascii="Times New Roman" w:hAnsi="Times New Roman" w:cs="Times New Roman"/>
          <w:b/>
          <w:bCs/>
          <w:u w:val="single"/>
        </w:rPr>
        <w:t>build and operate</w:t>
      </w:r>
      <w:r w:rsidRPr="001B6F38">
        <w:rPr>
          <w:rFonts w:ascii="Times New Roman" w:hAnsi="Times New Roman" w:cs="Times New Roman"/>
        </w:rPr>
        <w:t xml:space="preserve"> basis. In this option, KAPS will undertake to install and run the parking system at no cost to</w:t>
      </w:r>
      <w:r w:rsidR="00D0745D" w:rsidRPr="001B6F38">
        <w:rPr>
          <w:rFonts w:ascii="Times New Roman" w:hAnsi="Times New Roman" w:cs="Times New Roman"/>
        </w:rPr>
        <w:t xml:space="preserve"> </w:t>
      </w:r>
      <w:r w:rsidR="002B3590" w:rsidRPr="001B6F38">
        <w:rPr>
          <w:rFonts w:ascii="Times New Roman" w:hAnsi="Times New Roman" w:cs="Times New Roman"/>
        </w:rPr>
        <w:t xml:space="preserve">the </w:t>
      </w:r>
      <w:proofErr w:type="spellStart"/>
      <w:r w:rsidR="00990196">
        <w:rPr>
          <w:rFonts w:ascii="Times New Roman" w:hAnsi="Times New Roman" w:cs="Times New Roman"/>
        </w:rPr>
        <w:t>Mbarara</w:t>
      </w:r>
      <w:proofErr w:type="spellEnd"/>
      <w:r w:rsidR="00990196">
        <w:rPr>
          <w:rFonts w:ascii="Times New Roman" w:hAnsi="Times New Roman" w:cs="Times New Roman"/>
        </w:rPr>
        <w:t xml:space="preserve"> Hospital</w:t>
      </w:r>
      <w:r w:rsidRPr="001B6F38">
        <w:rPr>
          <w:rFonts w:ascii="Times New Roman" w:hAnsi="Times New Roman" w:cs="Times New Roman"/>
        </w:rPr>
        <w:t>.</w:t>
      </w:r>
    </w:p>
    <w:p w:rsidR="001F23C6" w:rsidRPr="001B6F38" w:rsidRDefault="001F23C6" w:rsidP="001B6F38">
      <w:pPr>
        <w:spacing w:after="0" w:line="360" w:lineRule="auto"/>
        <w:rPr>
          <w:rFonts w:ascii="Times New Roman" w:hAnsi="Times New Roman" w:cs="Times New Roman"/>
        </w:rPr>
      </w:pPr>
    </w:p>
    <w:p w:rsidR="001F23C6" w:rsidRPr="001B6F38" w:rsidRDefault="001F23C6" w:rsidP="001B6F38">
      <w:pPr>
        <w:spacing w:after="0" w:line="360" w:lineRule="auto"/>
        <w:rPr>
          <w:rFonts w:ascii="Times New Roman" w:hAnsi="Times New Roman" w:cs="Times New Roman"/>
          <w:b/>
        </w:rPr>
      </w:pPr>
      <w:r w:rsidRPr="001B6F38">
        <w:rPr>
          <w:rFonts w:ascii="Times New Roman" w:hAnsi="Times New Roman" w:cs="Times New Roman"/>
        </w:rPr>
        <w:t>KAPS proposes the following sharing of responsibilities between the parties.</w:t>
      </w:r>
    </w:p>
    <w:p w:rsidR="001F23C6" w:rsidRPr="001B6F38" w:rsidRDefault="001F23C6" w:rsidP="001B6F38">
      <w:pPr>
        <w:spacing w:after="0" w:line="360" w:lineRule="auto"/>
        <w:rPr>
          <w:rFonts w:ascii="Times New Roman" w:hAnsi="Times New Roman" w:cs="Times New Roman"/>
        </w:rPr>
      </w:pPr>
    </w:p>
    <w:p w:rsidR="001F23C6" w:rsidRPr="001B6F38" w:rsidRDefault="000E5959" w:rsidP="001B6F38">
      <w:pPr>
        <w:spacing w:after="0" w:line="360" w:lineRule="auto"/>
        <w:rPr>
          <w:rFonts w:ascii="Times New Roman" w:hAnsi="Times New Roman" w:cs="Times New Roman"/>
          <w:b/>
        </w:rPr>
      </w:pPr>
      <w:bookmarkStart w:id="6" w:name="_Toc201574673"/>
      <w:r w:rsidRPr="001B6F38">
        <w:rPr>
          <w:rFonts w:ascii="Times New Roman" w:hAnsi="Times New Roman" w:cs="Times New Roman"/>
          <w:b/>
        </w:rPr>
        <w:t>T2</w:t>
      </w:r>
      <w:r w:rsidRPr="001B6F38">
        <w:rPr>
          <w:rFonts w:ascii="Times New Roman" w:hAnsi="Times New Roman" w:cs="Times New Roman"/>
          <w:b/>
        </w:rPr>
        <w:tab/>
      </w:r>
      <w:r w:rsidR="001F23C6" w:rsidRPr="001B6F38">
        <w:rPr>
          <w:rFonts w:ascii="Times New Roman" w:hAnsi="Times New Roman" w:cs="Times New Roman"/>
          <w:b/>
        </w:rPr>
        <w:t>Responsibilities</w:t>
      </w:r>
      <w:bookmarkEnd w:id="6"/>
      <w:r w:rsidR="001F23C6" w:rsidRPr="001B6F38">
        <w:rPr>
          <w:rFonts w:ascii="Times New Roman" w:hAnsi="Times New Roman" w:cs="Times New Roman"/>
          <w:b/>
        </w:rPr>
        <w:t>.</w:t>
      </w:r>
    </w:p>
    <w:tbl>
      <w:tblPr>
        <w:tblpPr w:leftFromText="180" w:rightFromText="180" w:vertAnchor="text" w:horzAnchor="margin" w:tblpX="108" w:tblpY="140"/>
        <w:tblW w:w="865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86"/>
        <w:gridCol w:w="1749"/>
        <w:gridCol w:w="4436"/>
        <w:gridCol w:w="1882"/>
      </w:tblGrid>
      <w:tr w:rsidR="001F23C6" w:rsidRPr="001B6F38" w:rsidTr="0065791B">
        <w:tc>
          <w:tcPr>
            <w:tcW w:w="58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center"/>
              <w:rPr>
                <w:rFonts w:ascii="Times New Roman" w:hAnsi="Times New Roman" w:cs="Times New Roman"/>
                <w:b/>
                <w:bCs/>
              </w:rPr>
            </w:pPr>
            <w:r w:rsidRPr="001B6F38">
              <w:rPr>
                <w:rFonts w:ascii="Times New Roman" w:hAnsi="Times New Roman" w:cs="Times New Roman"/>
                <w:b/>
                <w:bCs/>
              </w:rPr>
              <w:t>No.</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b/>
                <w:bCs/>
              </w:rPr>
            </w:pPr>
            <w:r w:rsidRPr="001B6F38">
              <w:rPr>
                <w:rFonts w:ascii="Times New Roman" w:hAnsi="Times New Roman" w:cs="Times New Roman"/>
                <w:b/>
                <w:bCs/>
              </w:rPr>
              <w:t>Item</w:t>
            </w: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b/>
                <w:bCs/>
              </w:rPr>
            </w:pPr>
            <w:r w:rsidRPr="001B6F38">
              <w:rPr>
                <w:rFonts w:ascii="Times New Roman" w:hAnsi="Times New Roman" w:cs="Times New Roman"/>
                <w:b/>
                <w:bCs/>
              </w:rPr>
              <w:t>Details</w:t>
            </w: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center"/>
              <w:rPr>
                <w:rFonts w:ascii="Times New Roman" w:hAnsi="Times New Roman" w:cs="Times New Roman"/>
                <w:b/>
                <w:bCs/>
              </w:rPr>
            </w:pPr>
            <w:r w:rsidRPr="001B6F38">
              <w:rPr>
                <w:rFonts w:ascii="Times New Roman" w:hAnsi="Times New Roman" w:cs="Times New Roman"/>
                <w:b/>
                <w:bCs/>
              </w:rPr>
              <w:t>Responsibility</w:t>
            </w:r>
          </w:p>
        </w:tc>
      </w:tr>
      <w:tr w:rsidR="001F23C6" w:rsidRPr="001B6F38" w:rsidTr="0065791B">
        <w:trPr>
          <w:trHeight w:val="998"/>
        </w:trPr>
        <w:tc>
          <w:tcPr>
            <w:tcW w:w="586" w:type="dxa"/>
            <w:tcBorders>
              <w:top w:val="single" w:sz="4" w:space="0" w:color="auto"/>
              <w:left w:val="single" w:sz="4" w:space="0" w:color="auto"/>
              <w:bottom w:val="single" w:sz="4" w:space="0" w:color="auto"/>
              <w:right w:val="single" w:sz="4" w:space="0" w:color="auto"/>
            </w:tcBorders>
          </w:tcPr>
          <w:p w:rsidR="001F23C6" w:rsidRPr="001B6F38" w:rsidRDefault="000E5959" w:rsidP="001B6F38">
            <w:pPr>
              <w:spacing w:before="2" w:after="2" w:line="360" w:lineRule="auto"/>
              <w:jc w:val="center"/>
              <w:rPr>
                <w:rFonts w:ascii="Times New Roman" w:hAnsi="Times New Roman" w:cs="Times New Roman"/>
              </w:rPr>
            </w:pPr>
            <w:r w:rsidRPr="001B6F38">
              <w:rPr>
                <w:rFonts w:ascii="Times New Roman" w:hAnsi="Times New Roman" w:cs="Times New Roman"/>
              </w:rPr>
              <w:t>2.1</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rPr>
            </w:pPr>
            <w:r w:rsidRPr="001B6F38">
              <w:rPr>
                <w:rFonts w:ascii="Times New Roman" w:hAnsi="Times New Roman" w:cs="Times New Roman"/>
              </w:rPr>
              <w:t>Equipment &amp; System</w:t>
            </w: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numPr>
                <w:ilvl w:val="0"/>
                <w:numId w:val="3"/>
              </w:numPr>
              <w:spacing w:before="2" w:after="2" w:line="360" w:lineRule="auto"/>
              <w:jc w:val="both"/>
              <w:rPr>
                <w:rFonts w:ascii="Times New Roman" w:hAnsi="Times New Roman" w:cs="Times New Roman"/>
              </w:rPr>
            </w:pPr>
            <w:r w:rsidRPr="001B6F38">
              <w:rPr>
                <w:rFonts w:ascii="Times New Roman" w:hAnsi="Times New Roman" w:cs="Times New Roman"/>
              </w:rPr>
              <w:t xml:space="preserve">Capital cost of all the parking </w:t>
            </w:r>
            <w:r w:rsidR="0065791B" w:rsidRPr="001B6F38">
              <w:rPr>
                <w:rFonts w:ascii="Times New Roman" w:hAnsi="Times New Roman" w:cs="Times New Roman"/>
              </w:rPr>
              <w:t>equipment’s</w:t>
            </w:r>
            <w:r w:rsidRPr="001B6F38">
              <w:rPr>
                <w:rFonts w:ascii="Times New Roman" w:hAnsi="Times New Roman" w:cs="Times New Roman"/>
              </w:rPr>
              <w:t xml:space="preserve">       and surveillance systems</w:t>
            </w:r>
          </w:p>
          <w:p w:rsidR="001F23C6" w:rsidRPr="001B6F38" w:rsidRDefault="001F23C6" w:rsidP="001B6F38">
            <w:pPr>
              <w:spacing w:before="2" w:after="2" w:line="360" w:lineRule="auto"/>
              <w:jc w:val="both"/>
              <w:rPr>
                <w:rFonts w:ascii="Times New Roman" w:hAnsi="Times New Roman" w:cs="Times New Roman"/>
              </w:rPr>
            </w:pP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center"/>
              <w:rPr>
                <w:rFonts w:ascii="Times New Roman" w:hAnsi="Times New Roman" w:cs="Times New Roman"/>
              </w:rPr>
            </w:pPr>
            <w:r w:rsidRPr="001B6F38">
              <w:rPr>
                <w:rFonts w:ascii="Times New Roman" w:hAnsi="Times New Roman" w:cs="Times New Roman"/>
              </w:rPr>
              <w:t>KAPS</w:t>
            </w:r>
          </w:p>
        </w:tc>
      </w:tr>
      <w:tr w:rsidR="001F23C6" w:rsidRPr="001B6F38" w:rsidTr="007F0224">
        <w:trPr>
          <w:trHeight w:val="1385"/>
        </w:trPr>
        <w:tc>
          <w:tcPr>
            <w:tcW w:w="586" w:type="dxa"/>
            <w:tcBorders>
              <w:top w:val="single" w:sz="4" w:space="0" w:color="auto"/>
              <w:left w:val="single" w:sz="4" w:space="0" w:color="auto"/>
              <w:bottom w:val="single" w:sz="4" w:space="0" w:color="auto"/>
              <w:right w:val="single" w:sz="4" w:space="0" w:color="auto"/>
            </w:tcBorders>
          </w:tcPr>
          <w:p w:rsidR="001F23C6" w:rsidRPr="001B6F38" w:rsidRDefault="000E5959" w:rsidP="001B6F38">
            <w:pPr>
              <w:spacing w:before="2" w:after="2" w:line="360" w:lineRule="auto"/>
              <w:jc w:val="center"/>
              <w:rPr>
                <w:rFonts w:ascii="Times New Roman" w:hAnsi="Times New Roman" w:cs="Times New Roman"/>
              </w:rPr>
            </w:pPr>
            <w:r w:rsidRPr="001B6F38">
              <w:rPr>
                <w:rFonts w:ascii="Times New Roman" w:hAnsi="Times New Roman" w:cs="Times New Roman"/>
              </w:rPr>
              <w:t>2.</w:t>
            </w:r>
            <w:r w:rsidR="001F23C6" w:rsidRPr="001B6F38">
              <w:rPr>
                <w:rFonts w:ascii="Times New Roman" w:hAnsi="Times New Roman" w:cs="Times New Roman"/>
              </w:rPr>
              <w:t>2</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rPr>
            </w:pPr>
            <w:r w:rsidRPr="001B6F38">
              <w:rPr>
                <w:rFonts w:ascii="Times New Roman" w:hAnsi="Times New Roman" w:cs="Times New Roman"/>
              </w:rPr>
              <w:t>Support</w:t>
            </w: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Maintenance</w:t>
            </w:r>
          </w:p>
          <w:p w:rsidR="001F23C6" w:rsidRPr="001B6F38" w:rsidRDefault="001F23C6" w:rsidP="001B6F38">
            <w:pPr>
              <w:numPr>
                <w:ilvl w:val="0"/>
                <w:numId w:val="3"/>
              </w:numPr>
              <w:spacing w:before="2" w:after="2" w:line="360" w:lineRule="auto"/>
              <w:jc w:val="both"/>
              <w:rPr>
                <w:rFonts w:ascii="Times New Roman" w:hAnsi="Times New Roman" w:cs="Times New Roman"/>
              </w:rPr>
            </w:pPr>
            <w:r w:rsidRPr="001B6F38">
              <w:rPr>
                <w:rFonts w:ascii="Times New Roman" w:hAnsi="Times New Roman" w:cs="Times New Roman"/>
              </w:rPr>
              <w:t>Installation</w:t>
            </w:r>
          </w:p>
          <w:p w:rsidR="001F23C6" w:rsidRPr="001B6F38" w:rsidRDefault="001F23C6" w:rsidP="001B6F38">
            <w:pPr>
              <w:numPr>
                <w:ilvl w:val="0"/>
                <w:numId w:val="3"/>
              </w:numPr>
              <w:spacing w:before="2" w:after="2" w:line="360" w:lineRule="auto"/>
              <w:jc w:val="both"/>
              <w:rPr>
                <w:rFonts w:ascii="Times New Roman" w:hAnsi="Times New Roman" w:cs="Times New Roman"/>
              </w:rPr>
            </w:pPr>
            <w:r w:rsidRPr="001B6F38">
              <w:rPr>
                <w:rFonts w:ascii="Times New Roman" w:hAnsi="Times New Roman" w:cs="Times New Roman"/>
              </w:rPr>
              <w:t xml:space="preserve">Maintenance </w:t>
            </w:r>
          </w:p>
          <w:p w:rsidR="001F23C6" w:rsidRPr="001B6F38" w:rsidRDefault="001F23C6" w:rsidP="001B6F38">
            <w:pPr>
              <w:numPr>
                <w:ilvl w:val="0"/>
                <w:numId w:val="3"/>
              </w:numPr>
              <w:spacing w:before="2" w:after="2" w:line="360" w:lineRule="auto"/>
              <w:jc w:val="both"/>
              <w:rPr>
                <w:rFonts w:ascii="Times New Roman" w:hAnsi="Times New Roman" w:cs="Times New Roman"/>
              </w:rPr>
            </w:pPr>
            <w:r w:rsidRPr="001B6F38">
              <w:rPr>
                <w:rFonts w:ascii="Times New Roman" w:hAnsi="Times New Roman" w:cs="Times New Roman"/>
              </w:rPr>
              <w:t>Purchase of consumables</w:t>
            </w:r>
          </w:p>
          <w:p w:rsidR="001F23C6" w:rsidRPr="001B6F38" w:rsidRDefault="001F23C6" w:rsidP="001B6F38">
            <w:pPr>
              <w:numPr>
                <w:ilvl w:val="0"/>
                <w:numId w:val="3"/>
              </w:numPr>
              <w:spacing w:before="2" w:after="2" w:line="360" w:lineRule="auto"/>
              <w:jc w:val="both"/>
              <w:rPr>
                <w:rFonts w:ascii="Times New Roman" w:hAnsi="Times New Roman" w:cs="Times New Roman"/>
              </w:rPr>
            </w:pPr>
            <w:r w:rsidRPr="001B6F38">
              <w:rPr>
                <w:rFonts w:ascii="Times New Roman" w:hAnsi="Times New Roman" w:cs="Times New Roman"/>
              </w:rPr>
              <w:t>System upgrades/improvements</w:t>
            </w: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center"/>
              <w:rPr>
                <w:rFonts w:ascii="Times New Roman" w:hAnsi="Times New Roman" w:cs="Times New Roman"/>
              </w:rPr>
            </w:pPr>
            <w:r w:rsidRPr="001B6F38">
              <w:rPr>
                <w:rFonts w:ascii="Times New Roman" w:hAnsi="Times New Roman" w:cs="Times New Roman"/>
              </w:rPr>
              <w:t>KAPS</w:t>
            </w:r>
          </w:p>
        </w:tc>
      </w:tr>
      <w:tr w:rsidR="001F23C6" w:rsidRPr="001B6F38" w:rsidTr="0065791B">
        <w:tc>
          <w:tcPr>
            <w:tcW w:w="586" w:type="dxa"/>
            <w:tcBorders>
              <w:top w:val="single" w:sz="4" w:space="0" w:color="auto"/>
              <w:left w:val="single" w:sz="4" w:space="0" w:color="auto"/>
              <w:bottom w:val="single" w:sz="4" w:space="0" w:color="auto"/>
              <w:right w:val="single" w:sz="4" w:space="0" w:color="auto"/>
            </w:tcBorders>
          </w:tcPr>
          <w:p w:rsidR="001F23C6" w:rsidRPr="001B6F38" w:rsidRDefault="000E5959" w:rsidP="001B6F38">
            <w:pPr>
              <w:spacing w:before="2" w:after="2" w:line="360" w:lineRule="auto"/>
              <w:jc w:val="center"/>
              <w:rPr>
                <w:rFonts w:ascii="Times New Roman" w:hAnsi="Times New Roman" w:cs="Times New Roman"/>
              </w:rPr>
            </w:pPr>
            <w:r w:rsidRPr="001B6F38">
              <w:rPr>
                <w:rFonts w:ascii="Times New Roman" w:hAnsi="Times New Roman" w:cs="Times New Roman"/>
              </w:rPr>
              <w:t>2.</w:t>
            </w:r>
            <w:r w:rsidR="001F23C6" w:rsidRPr="001B6F38">
              <w:rPr>
                <w:rFonts w:ascii="Times New Roman" w:hAnsi="Times New Roman" w:cs="Times New Roman"/>
              </w:rPr>
              <w:t>3</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rPr>
            </w:pPr>
            <w:r w:rsidRPr="001B6F38">
              <w:rPr>
                <w:rFonts w:ascii="Times New Roman" w:hAnsi="Times New Roman" w:cs="Times New Roman"/>
              </w:rPr>
              <w:t>Operations</w:t>
            </w: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Staffing</w:t>
            </w:r>
          </w:p>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Development of procedures</w:t>
            </w:r>
          </w:p>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Operating hours</w:t>
            </w:r>
          </w:p>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Revenue collection and management</w:t>
            </w:r>
          </w:p>
          <w:p w:rsidR="001F23C6" w:rsidRPr="001B6F38" w:rsidRDefault="001F23C6" w:rsidP="001B6F38">
            <w:pPr>
              <w:numPr>
                <w:ilvl w:val="0"/>
                <w:numId w:val="4"/>
              </w:numPr>
              <w:spacing w:before="2" w:after="2" w:line="360" w:lineRule="auto"/>
              <w:jc w:val="both"/>
              <w:rPr>
                <w:rFonts w:ascii="Times New Roman" w:hAnsi="Times New Roman" w:cs="Times New Roman"/>
              </w:rPr>
            </w:pPr>
            <w:r w:rsidRPr="001B6F38">
              <w:rPr>
                <w:rFonts w:ascii="Times New Roman" w:hAnsi="Times New Roman" w:cs="Times New Roman"/>
              </w:rPr>
              <w:t>Parking Management Office Maintenance</w:t>
            </w: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center"/>
              <w:rPr>
                <w:rFonts w:ascii="Times New Roman" w:hAnsi="Times New Roman" w:cs="Times New Roman"/>
              </w:rPr>
            </w:pPr>
            <w:r w:rsidRPr="001B6F38">
              <w:rPr>
                <w:rFonts w:ascii="Times New Roman" w:hAnsi="Times New Roman" w:cs="Times New Roman"/>
              </w:rPr>
              <w:t>KAPS</w:t>
            </w:r>
          </w:p>
        </w:tc>
      </w:tr>
      <w:tr w:rsidR="001F23C6" w:rsidRPr="001B6F38" w:rsidTr="0065791B">
        <w:tc>
          <w:tcPr>
            <w:tcW w:w="586" w:type="dxa"/>
            <w:tcBorders>
              <w:top w:val="single" w:sz="4" w:space="0" w:color="auto"/>
              <w:left w:val="single" w:sz="4" w:space="0" w:color="auto"/>
              <w:bottom w:val="single" w:sz="4" w:space="0" w:color="auto"/>
              <w:right w:val="single" w:sz="4" w:space="0" w:color="auto"/>
            </w:tcBorders>
          </w:tcPr>
          <w:p w:rsidR="001F23C6" w:rsidRPr="001B6F38" w:rsidRDefault="000E5959" w:rsidP="001B6F38">
            <w:pPr>
              <w:spacing w:before="2" w:after="2" w:line="360" w:lineRule="auto"/>
              <w:jc w:val="center"/>
              <w:rPr>
                <w:rFonts w:ascii="Times New Roman" w:hAnsi="Times New Roman" w:cs="Times New Roman"/>
              </w:rPr>
            </w:pPr>
            <w:r w:rsidRPr="001B6F38">
              <w:rPr>
                <w:rFonts w:ascii="Times New Roman" w:hAnsi="Times New Roman" w:cs="Times New Roman"/>
              </w:rPr>
              <w:t>2.</w:t>
            </w:r>
            <w:r w:rsidR="001F23C6" w:rsidRPr="001B6F38">
              <w:rPr>
                <w:rFonts w:ascii="Times New Roman" w:hAnsi="Times New Roman" w:cs="Times New Roman"/>
              </w:rPr>
              <w:t>4</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rPr>
            </w:pPr>
            <w:r w:rsidRPr="001B6F38">
              <w:rPr>
                <w:rFonts w:ascii="Times New Roman" w:hAnsi="Times New Roman" w:cs="Times New Roman"/>
              </w:rPr>
              <w:t>Parking Infrastructure</w:t>
            </w:r>
          </w:p>
          <w:p w:rsidR="001F23C6" w:rsidRPr="001B6F38" w:rsidRDefault="001F23C6" w:rsidP="001B6F38">
            <w:pPr>
              <w:spacing w:before="2" w:after="2" w:line="360" w:lineRule="auto"/>
              <w:jc w:val="both"/>
              <w:rPr>
                <w:rFonts w:ascii="Times New Roman" w:hAnsi="Times New Roman" w:cs="Times New Roman"/>
              </w:rPr>
            </w:pP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numPr>
                <w:ilvl w:val="0"/>
                <w:numId w:val="5"/>
              </w:numPr>
              <w:spacing w:before="2" w:after="2" w:line="360" w:lineRule="auto"/>
              <w:jc w:val="both"/>
              <w:rPr>
                <w:rFonts w:ascii="Times New Roman" w:hAnsi="Times New Roman" w:cs="Times New Roman"/>
              </w:rPr>
            </w:pPr>
            <w:r w:rsidRPr="001B6F38">
              <w:rPr>
                <w:rFonts w:ascii="Times New Roman" w:hAnsi="Times New Roman" w:cs="Times New Roman"/>
              </w:rPr>
              <w:t>Repairs; Maintenance; Cleanliness; Security</w:t>
            </w:r>
          </w:p>
          <w:p w:rsidR="001F23C6" w:rsidRPr="001B6F38" w:rsidRDefault="001F23C6" w:rsidP="001B6F38">
            <w:pPr>
              <w:numPr>
                <w:ilvl w:val="0"/>
                <w:numId w:val="5"/>
              </w:numPr>
              <w:spacing w:before="2" w:after="2" w:line="360" w:lineRule="auto"/>
              <w:jc w:val="both"/>
              <w:rPr>
                <w:rFonts w:ascii="Times New Roman" w:hAnsi="Times New Roman" w:cs="Times New Roman"/>
              </w:rPr>
            </w:pPr>
            <w:r w:rsidRPr="001B6F38">
              <w:rPr>
                <w:rFonts w:ascii="Times New Roman" w:hAnsi="Times New Roman" w:cs="Times New Roman"/>
              </w:rPr>
              <w:t xml:space="preserve">Lighting; </w:t>
            </w:r>
          </w:p>
          <w:p w:rsidR="001F23C6" w:rsidRPr="001B6F38" w:rsidRDefault="001F23C6" w:rsidP="001B6F38">
            <w:pPr>
              <w:numPr>
                <w:ilvl w:val="0"/>
                <w:numId w:val="5"/>
              </w:numPr>
              <w:spacing w:before="2" w:after="2" w:line="360" w:lineRule="auto"/>
              <w:jc w:val="both"/>
              <w:rPr>
                <w:rFonts w:ascii="Times New Roman" w:hAnsi="Times New Roman" w:cs="Times New Roman"/>
              </w:rPr>
            </w:pPr>
            <w:r w:rsidRPr="001B6F38">
              <w:rPr>
                <w:rFonts w:ascii="Times New Roman" w:hAnsi="Times New Roman" w:cs="Times New Roman"/>
              </w:rPr>
              <w:t>Painting; Signage; Drainage</w:t>
            </w:r>
          </w:p>
          <w:p w:rsidR="001F23C6" w:rsidRPr="001B6F38" w:rsidRDefault="001F23C6" w:rsidP="001B6F38">
            <w:pPr>
              <w:numPr>
                <w:ilvl w:val="0"/>
                <w:numId w:val="5"/>
              </w:numPr>
              <w:spacing w:before="2" w:after="2" w:line="360" w:lineRule="auto"/>
              <w:jc w:val="both"/>
              <w:rPr>
                <w:rFonts w:ascii="Times New Roman" w:hAnsi="Times New Roman" w:cs="Times New Roman"/>
              </w:rPr>
            </w:pPr>
            <w:r w:rsidRPr="001B6F38">
              <w:rPr>
                <w:rFonts w:ascii="Times New Roman" w:hAnsi="Times New Roman" w:cs="Times New Roman"/>
              </w:rPr>
              <w:t>Development</w:t>
            </w:r>
          </w:p>
          <w:p w:rsidR="003525F1" w:rsidRPr="003525F1" w:rsidRDefault="001F23C6" w:rsidP="003525F1">
            <w:pPr>
              <w:numPr>
                <w:ilvl w:val="0"/>
                <w:numId w:val="5"/>
              </w:numPr>
              <w:spacing w:before="2" w:after="2" w:line="360" w:lineRule="auto"/>
              <w:jc w:val="both"/>
              <w:rPr>
                <w:rFonts w:ascii="Times New Roman" w:hAnsi="Times New Roman" w:cs="Times New Roman"/>
              </w:rPr>
            </w:pPr>
            <w:r w:rsidRPr="001B6F38">
              <w:rPr>
                <w:rFonts w:ascii="Times New Roman" w:hAnsi="Times New Roman" w:cs="Times New Roman"/>
              </w:rPr>
              <w:t>Payment for utilities</w:t>
            </w: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B25D40" w:rsidP="001B6F38">
            <w:pPr>
              <w:spacing w:before="2" w:after="2" w:line="360" w:lineRule="auto"/>
              <w:jc w:val="center"/>
              <w:rPr>
                <w:rFonts w:ascii="Times New Roman" w:hAnsi="Times New Roman" w:cs="Times New Roman"/>
              </w:rPr>
            </w:pPr>
            <w:r>
              <w:rPr>
                <w:rFonts w:ascii="Times New Roman" w:hAnsi="Times New Roman" w:cs="Times New Roman"/>
                <w:b/>
                <w:i/>
              </w:rPr>
              <w:t>MBARARA HOSPITAL</w:t>
            </w:r>
          </w:p>
        </w:tc>
      </w:tr>
      <w:tr w:rsidR="001F23C6" w:rsidRPr="001B6F38" w:rsidTr="0065791B">
        <w:tc>
          <w:tcPr>
            <w:tcW w:w="586" w:type="dxa"/>
            <w:tcBorders>
              <w:top w:val="single" w:sz="4" w:space="0" w:color="auto"/>
              <w:left w:val="single" w:sz="4" w:space="0" w:color="auto"/>
              <w:bottom w:val="single" w:sz="4" w:space="0" w:color="auto"/>
              <w:right w:val="single" w:sz="4" w:space="0" w:color="auto"/>
            </w:tcBorders>
          </w:tcPr>
          <w:p w:rsidR="001F23C6" w:rsidRPr="001B6F38" w:rsidRDefault="000E5959" w:rsidP="001B6F38">
            <w:pPr>
              <w:spacing w:before="2" w:after="2" w:line="360" w:lineRule="auto"/>
              <w:jc w:val="center"/>
              <w:rPr>
                <w:rFonts w:ascii="Times New Roman" w:hAnsi="Times New Roman" w:cs="Times New Roman"/>
              </w:rPr>
            </w:pPr>
            <w:r w:rsidRPr="001B6F38">
              <w:rPr>
                <w:rFonts w:ascii="Times New Roman" w:hAnsi="Times New Roman" w:cs="Times New Roman"/>
              </w:rPr>
              <w:lastRenderedPageBreak/>
              <w:t>2.</w:t>
            </w:r>
            <w:r w:rsidR="001F23C6" w:rsidRPr="001B6F38">
              <w:rPr>
                <w:rFonts w:ascii="Times New Roman" w:hAnsi="Times New Roman" w:cs="Times New Roman"/>
              </w:rPr>
              <w:t>5</w:t>
            </w:r>
          </w:p>
        </w:tc>
        <w:tc>
          <w:tcPr>
            <w:tcW w:w="1749"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spacing w:before="2" w:after="2" w:line="360" w:lineRule="auto"/>
              <w:jc w:val="both"/>
              <w:rPr>
                <w:rFonts w:ascii="Times New Roman" w:hAnsi="Times New Roman" w:cs="Times New Roman"/>
              </w:rPr>
            </w:pPr>
            <w:r w:rsidRPr="001B6F38">
              <w:rPr>
                <w:rFonts w:ascii="Times New Roman" w:hAnsi="Times New Roman" w:cs="Times New Roman"/>
              </w:rPr>
              <w:t>Policy Formulation</w:t>
            </w:r>
          </w:p>
        </w:tc>
        <w:tc>
          <w:tcPr>
            <w:tcW w:w="4436" w:type="dxa"/>
            <w:tcBorders>
              <w:top w:val="single" w:sz="4" w:space="0" w:color="auto"/>
              <w:left w:val="single" w:sz="4" w:space="0" w:color="auto"/>
              <w:bottom w:val="single" w:sz="4" w:space="0" w:color="auto"/>
              <w:right w:val="single" w:sz="4" w:space="0" w:color="auto"/>
            </w:tcBorders>
          </w:tcPr>
          <w:p w:rsidR="001F23C6" w:rsidRPr="001B6F38" w:rsidRDefault="001F23C6" w:rsidP="001B6F38">
            <w:pPr>
              <w:numPr>
                <w:ilvl w:val="0"/>
                <w:numId w:val="1"/>
              </w:numPr>
              <w:spacing w:before="2" w:after="2" w:line="360" w:lineRule="auto"/>
              <w:jc w:val="both"/>
              <w:rPr>
                <w:rFonts w:ascii="Times New Roman" w:hAnsi="Times New Roman" w:cs="Times New Roman"/>
              </w:rPr>
            </w:pPr>
            <w:r w:rsidRPr="001B6F38">
              <w:rPr>
                <w:rFonts w:ascii="Times New Roman" w:hAnsi="Times New Roman" w:cs="Times New Roman"/>
              </w:rPr>
              <w:t>Setting of charges</w:t>
            </w:r>
          </w:p>
          <w:p w:rsidR="001F23C6" w:rsidRPr="001B6F38" w:rsidRDefault="001F23C6" w:rsidP="001B6F38">
            <w:pPr>
              <w:numPr>
                <w:ilvl w:val="0"/>
                <w:numId w:val="1"/>
              </w:numPr>
              <w:spacing w:before="2" w:after="2" w:line="360" w:lineRule="auto"/>
              <w:jc w:val="both"/>
              <w:rPr>
                <w:rFonts w:ascii="Times New Roman" w:hAnsi="Times New Roman" w:cs="Times New Roman"/>
              </w:rPr>
            </w:pPr>
            <w:r w:rsidRPr="001B6F38">
              <w:rPr>
                <w:rFonts w:ascii="Times New Roman" w:hAnsi="Times New Roman" w:cs="Times New Roman"/>
              </w:rPr>
              <w:t>PR Management</w:t>
            </w:r>
          </w:p>
          <w:p w:rsidR="001F23C6" w:rsidRPr="001B6F38" w:rsidRDefault="001F23C6" w:rsidP="001B6F38">
            <w:pPr>
              <w:numPr>
                <w:ilvl w:val="0"/>
                <w:numId w:val="1"/>
              </w:numPr>
              <w:spacing w:before="2" w:after="2" w:line="360" w:lineRule="auto"/>
              <w:jc w:val="both"/>
              <w:rPr>
                <w:rFonts w:ascii="Times New Roman" w:hAnsi="Times New Roman" w:cs="Times New Roman"/>
              </w:rPr>
            </w:pPr>
            <w:r w:rsidRPr="001B6F38">
              <w:rPr>
                <w:rFonts w:ascii="Times New Roman" w:hAnsi="Times New Roman" w:cs="Times New Roman"/>
              </w:rPr>
              <w:t>Guidelines</w:t>
            </w:r>
          </w:p>
          <w:p w:rsidR="001F23C6" w:rsidRPr="001B6F38" w:rsidRDefault="001F23C6" w:rsidP="001B6F38">
            <w:pPr>
              <w:numPr>
                <w:ilvl w:val="0"/>
                <w:numId w:val="1"/>
              </w:numPr>
              <w:spacing w:before="2" w:after="2" w:line="360" w:lineRule="auto"/>
              <w:jc w:val="both"/>
              <w:rPr>
                <w:rFonts w:ascii="Times New Roman" w:hAnsi="Times New Roman" w:cs="Times New Roman"/>
              </w:rPr>
            </w:pPr>
            <w:r w:rsidRPr="001B6F38">
              <w:rPr>
                <w:rFonts w:ascii="Times New Roman" w:hAnsi="Times New Roman" w:cs="Times New Roman"/>
              </w:rPr>
              <w:t>Accounting</w:t>
            </w:r>
          </w:p>
          <w:p w:rsidR="001F23C6" w:rsidRPr="001B6F38" w:rsidRDefault="001F23C6" w:rsidP="001B6F38">
            <w:pPr>
              <w:numPr>
                <w:ilvl w:val="0"/>
                <w:numId w:val="1"/>
              </w:numPr>
              <w:spacing w:before="2" w:after="2" w:line="360" w:lineRule="auto"/>
              <w:jc w:val="both"/>
              <w:rPr>
                <w:rFonts w:ascii="Times New Roman" w:hAnsi="Times New Roman" w:cs="Times New Roman"/>
              </w:rPr>
            </w:pPr>
            <w:r w:rsidRPr="001B6F38">
              <w:rPr>
                <w:rFonts w:ascii="Times New Roman" w:hAnsi="Times New Roman" w:cs="Times New Roman"/>
              </w:rPr>
              <w:t>Contractual agreements</w:t>
            </w:r>
          </w:p>
        </w:tc>
        <w:tc>
          <w:tcPr>
            <w:tcW w:w="1882" w:type="dxa"/>
            <w:tcBorders>
              <w:top w:val="single" w:sz="4" w:space="0" w:color="auto"/>
              <w:left w:val="single" w:sz="4" w:space="0" w:color="auto"/>
              <w:bottom w:val="single" w:sz="4" w:space="0" w:color="auto"/>
              <w:right w:val="single" w:sz="4" w:space="0" w:color="auto"/>
            </w:tcBorders>
          </w:tcPr>
          <w:p w:rsidR="001F23C6" w:rsidRPr="001B6F38" w:rsidRDefault="001F23C6" w:rsidP="003525F1">
            <w:pPr>
              <w:spacing w:before="240" w:after="2" w:line="360" w:lineRule="auto"/>
              <w:jc w:val="center"/>
              <w:rPr>
                <w:rFonts w:ascii="Times New Roman" w:hAnsi="Times New Roman" w:cs="Times New Roman"/>
              </w:rPr>
            </w:pPr>
            <w:r w:rsidRPr="001B6F38">
              <w:rPr>
                <w:rFonts w:ascii="Times New Roman" w:hAnsi="Times New Roman" w:cs="Times New Roman"/>
              </w:rPr>
              <w:t>KAPS/</w:t>
            </w:r>
            <w:r w:rsidR="00D0745D" w:rsidRPr="001B6F38">
              <w:rPr>
                <w:rFonts w:ascii="Times New Roman" w:hAnsi="Times New Roman" w:cs="Times New Roman"/>
              </w:rPr>
              <w:t xml:space="preserve"> </w:t>
            </w:r>
            <w:r w:rsidR="002B3590" w:rsidRPr="001B6F38">
              <w:rPr>
                <w:rFonts w:ascii="Times New Roman" w:hAnsi="Times New Roman" w:cs="Times New Roman"/>
              </w:rPr>
              <w:t xml:space="preserve"> </w:t>
            </w:r>
            <w:r w:rsidR="003525F1">
              <w:rPr>
                <w:rFonts w:ascii="Times New Roman" w:hAnsi="Times New Roman" w:cs="Times New Roman"/>
                <w:b/>
                <w:i/>
              </w:rPr>
              <w:t>MBARARA HOSPITAL</w:t>
            </w:r>
          </w:p>
        </w:tc>
      </w:tr>
    </w:tbl>
    <w:p w:rsidR="001F23C6" w:rsidRPr="001B6F38" w:rsidRDefault="001F23C6" w:rsidP="001B6F38">
      <w:pPr>
        <w:spacing w:after="0" w:line="360" w:lineRule="auto"/>
        <w:jc w:val="both"/>
        <w:rPr>
          <w:rFonts w:ascii="Times New Roman" w:hAnsi="Times New Roman" w:cs="Times New Roman"/>
          <w:b/>
        </w:rPr>
      </w:pPr>
      <w:bookmarkStart w:id="7" w:name="_Toc201574674"/>
    </w:p>
    <w:p w:rsidR="007C3C62" w:rsidRPr="001B6F38" w:rsidRDefault="007C3C62" w:rsidP="001B6F38">
      <w:pPr>
        <w:spacing w:after="0" w:line="360" w:lineRule="auto"/>
        <w:jc w:val="both"/>
        <w:rPr>
          <w:rFonts w:ascii="Times New Roman" w:hAnsi="Times New Roman" w:cs="Times New Roman"/>
          <w:b/>
        </w:rPr>
      </w:pPr>
    </w:p>
    <w:p w:rsidR="00376C56" w:rsidRPr="001B6F38" w:rsidRDefault="00376C56" w:rsidP="001B6F38">
      <w:pPr>
        <w:spacing w:after="0" w:line="360" w:lineRule="auto"/>
        <w:jc w:val="both"/>
        <w:rPr>
          <w:rFonts w:ascii="Times New Roman" w:hAnsi="Times New Roman" w:cs="Times New Roman"/>
          <w:b/>
        </w:rPr>
      </w:pPr>
    </w:p>
    <w:p w:rsidR="001F23C6" w:rsidRPr="001B6F38" w:rsidRDefault="004C50A6" w:rsidP="001B6F38">
      <w:pPr>
        <w:pStyle w:val="Style1"/>
        <w:spacing w:line="360" w:lineRule="auto"/>
        <w:rPr>
          <w:rFonts w:ascii="Times New Roman" w:hAnsi="Times New Roman"/>
          <w:b/>
          <w:smallCaps/>
          <w:sz w:val="24"/>
          <w:szCs w:val="24"/>
        </w:rPr>
      </w:pPr>
      <w:r w:rsidRPr="001B6F38">
        <w:rPr>
          <w:rFonts w:ascii="Times New Roman" w:hAnsi="Times New Roman"/>
          <w:b/>
          <w:smallCaps/>
          <w:sz w:val="24"/>
          <w:szCs w:val="24"/>
        </w:rPr>
        <w:t>PROPOSED CONTRAC</w:t>
      </w:r>
      <w:r w:rsidR="00382EFE" w:rsidRPr="001B6F38">
        <w:rPr>
          <w:rFonts w:ascii="Times New Roman" w:hAnsi="Times New Roman"/>
          <w:b/>
          <w:smallCaps/>
          <w:sz w:val="24"/>
          <w:szCs w:val="24"/>
        </w:rPr>
        <w:t>T</w:t>
      </w:r>
      <w:r w:rsidRPr="001B6F38">
        <w:rPr>
          <w:rFonts w:ascii="Times New Roman" w:hAnsi="Times New Roman"/>
          <w:b/>
          <w:smallCaps/>
          <w:sz w:val="24"/>
          <w:szCs w:val="24"/>
        </w:rPr>
        <w:t xml:space="preserve"> TERMS</w:t>
      </w:r>
      <w:r w:rsidR="001F23C6" w:rsidRPr="001B6F38">
        <w:rPr>
          <w:rFonts w:ascii="Times New Roman" w:hAnsi="Times New Roman"/>
          <w:b/>
          <w:smallCaps/>
          <w:sz w:val="24"/>
          <w:szCs w:val="24"/>
        </w:rPr>
        <w:t>.</w:t>
      </w:r>
    </w:p>
    <w:p w:rsidR="004C50A6" w:rsidRPr="001B6F38" w:rsidRDefault="004C50A6" w:rsidP="001B6F38">
      <w:pPr>
        <w:pStyle w:val="Style1"/>
        <w:numPr>
          <w:ilvl w:val="0"/>
          <w:numId w:val="0"/>
        </w:numPr>
        <w:spacing w:line="360" w:lineRule="auto"/>
        <w:rPr>
          <w:rFonts w:ascii="Times New Roman" w:hAnsi="Times New Roman"/>
          <w:b/>
          <w:smallCaps/>
          <w:sz w:val="24"/>
          <w:szCs w:val="24"/>
        </w:rPr>
      </w:pPr>
    </w:p>
    <w:bookmarkEnd w:id="7"/>
    <w:p w:rsidR="00DD460F" w:rsidRPr="001B6F38" w:rsidRDefault="004C50A6" w:rsidP="001B6F38">
      <w:pPr>
        <w:pStyle w:val="Style1"/>
        <w:numPr>
          <w:ilvl w:val="0"/>
          <w:numId w:val="0"/>
        </w:numPr>
        <w:spacing w:line="360" w:lineRule="auto"/>
        <w:rPr>
          <w:rFonts w:ascii="Times New Roman" w:hAnsi="Times New Roman"/>
          <w:sz w:val="24"/>
          <w:szCs w:val="24"/>
        </w:rPr>
      </w:pPr>
      <w:r w:rsidRPr="001B6F38">
        <w:rPr>
          <w:rFonts w:ascii="Times New Roman" w:hAnsi="Times New Roman"/>
          <w:sz w:val="24"/>
          <w:szCs w:val="24"/>
        </w:rPr>
        <w:t xml:space="preserve">KAPS shall take all the risk in case the parking revenue collection underperforms. The Client shall be entitled to </w:t>
      </w:r>
      <w:r w:rsidR="006B5F14" w:rsidRPr="001B6F38">
        <w:rPr>
          <w:rFonts w:ascii="Times New Roman" w:hAnsi="Times New Roman"/>
          <w:sz w:val="24"/>
          <w:szCs w:val="24"/>
        </w:rPr>
        <w:t>percentage of the revenue collected</w:t>
      </w:r>
      <w:r w:rsidRPr="001B6F38">
        <w:rPr>
          <w:rFonts w:ascii="Times New Roman" w:hAnsi="Times New Roman"/>
          <w:sz w:val="24"/>
          <w:szCs w:val="24"/>
        </w:rPr>
        <w:t xml:space="preserve"> monthly. </w:t>
      </w:r>
      <w:r w:rsidR="006B5F14" w:rsidRPr="001B6F38">
        <w:rPr>
          <w:rFonts w:ascii="Times New Roman" w:hAnsi="Times New Roman"/>
          <w:sz w:val="24"/>
          <w:szCs w:val="24"/>
        </w:rPr>
        <w:t xml:space="preserve"> The % is dependent on the duration of contract entered into.  We are proposing </w:t>
      </w:r>
      <w:r w:rsidR="007F0224" w:rsidRPr="001B6F38">
        <w:rPr>
          <w:rFonts w:ascii="Times New Roman" w:hAnsi="Times New Roman"/>
          <w:sz w:val="24"/>
          <w:szCs w:val="24"/>
        </w:rPr>
        <w:t>a</w:t>
      </w:r>
      <w:r w:rsidR="006B5F14" w:rsidRPr="001B6F38">
        <w:rPr>
          <w:rFonts w:ascii="Times New Roman" w:hAnsi="Times New Roman"/>
          <w:sz w:val="24"/>
          <w:szCs w:val="24"/>
        </w:rPr>
        <w:t xml:space="preserve"> </w:t>
      </w:r>
      <w:r w:rsidR="00B77667" w:rsidRPr="001B6F38">
        <w:rPr>
          <w:rFonts w:ascii="Times New Roman" w:hAnsi="Times New Roman"/>
          <w:sz w:val="24"/>
          <w:szCs w:val="24"/>
        </w:rPr>
        <w:t>10</w:t>
      </w:r>
      <w:r w:rsidR="00DD460F" w:rsidRPr="001B6F38">
        <w:rPr>
          <w:rFonts w:ascii="Times New Roman" w:hAnsi="Times New Roman"/>
          <w:sz w:val="24"/>
          <w:szCs w:val="24"/>
        </w:rPr>
        <w:t>-year</w:t>
      </w:r>
      <w:r w:rsidR="00D36914" w:rsidRPr="001B6F38">
        <w:rPr>
          <w:rFonts w:ascii="Times New Roman" w:hAnsi="Times New Roman"/>
          <w:sz w:val="24"/>
          <w:szCs w:val="24"/>
        </w:rPr>
        <w:t>s</w:t>
      </w:r>
      <w:r w:rsidR="006B5F14" w:rsidRPr="001B6F38">
        <w:rPr>
          <w:rFonts w:ascii="Times New Roman" w:hAnsi="Times New Roman"/>
          <w:sz w:val="24"/>
          <w:szCs w:val="24"/>
        </w:rPr>
        <w:t xml:space="preserve"> contract for this venture</w:t>
      </w:r>
      <w:r w:rsidR="00E81662" w:rsidRPr="001B6F38">
        <w:rPr>
          <w:rFonts w:ascii="Times New Roman" w:hAnsi="Times New Roman"/>
          <w:sz w:val="24"/>
          <w:szCs w:val="24"/>
        </w:rPr>
        <w:t xml:space="preserve"> </w:t>
      </w:r>
      <w:r w:rsidR="00DD460F" w:rsidRPr="001B6F38">
        <w:rPr>
          <w:rFonts w:ascii="Times New Roman" w:hAnsi="Times New Roman"/>
          <w:sz w:val="24"/>
          <w:szCs w:val="24"/>
        </w:rPr>
        <w:t>with the sharing model below;</w:t>
      </w:r>
    </w:p>
    <w:p w:rsidR="00D36914" w:rsidRPr="001B6F38" w:rsidRDefault="00D36914" w:rsidP="001B6F38">
      <w:pPr>
        <w:pStyle w:val="Style1"/>
        <w:numPr>
          <w:ilvl w:val="0"/>
          <w:numId w:val="0"/>
        </w:numPr>
        <w:spacing w:line="360" w:lineRule="auto"/>
        <w:ind w:left="1170"/>
        <w:rPr>
          <w:rFonts w:ascii="Times New Roman" w:hAnsi="Times New Roman"/>
          <w:b/>
          <w:i/>
          <w:sz w:val="24"/>
          <w:szCs w:val="24"/>
        </w:rPr>
      </w:pPr>
    </w:p>
    <w:p w:rsidR="00B77667" w:rsidRPr="001B6F38" w:rsidRDefault="00B77667" w:rsidP="001B6F38">
      <w:pPr>
        <w:pStyle w:val="Style1"/>
        <w:numPr>
          <w:ilvl w:val="0"/>
          <w:numId w:val="28"/>
        </w:numPr>
        <w:spacing w:line="360" w:lineRule="auto"/>
        <w:rPr>
          <w:rFonts w:ascii="Times New Roman" w:hAnsi="Times New Roman"/>
          <w:b/>
          <w:i/>
          <w:sz w:val="24"/>
          <w:szCs w:val="24"/>
        </w:rPr>
      </w:pPr>
      <w:r w:rsidRPr="001B6F38">
        <w:rPr>
          <w:rFonts w:ascii="Times New Roman" w:hAnsi="Times New Roman"/>
          <w:b/>
          <w:i/>
          <w:sz w:val="24"/>
          <w:szCs w:val="24"/>
        </w:rPr>
        <w:t>1</w:t>
      </w:r>
      <w:r w:rsidR="005F5BA8" w:rsidRPr="001B6F38">
        <w:rPr>
          <w:rFonts w:ascii="Times New Roman" w:hAnsi="Times New Roman"/>
          <w:b/>
          <w:i/>
          <w:sz w:val="24"/>
          <w:szCs w:val="24"/>
          <w:vertAlign w:val="superscript"/>
        </w:rPr>
        <w:t>st</w:t>
      </w:r>
      <w:r w:rsidR="005F5BA8" w:rsidRPr="001B6F38">
        <w:rPr>
          <w:rFonts w:ascii="Times New Roman" w:hAnsi="Times New Roman"/>
          <w:b/>
          <w:i/>
          <w:sz w:val="24"/>
          <w:szCs w:val="24"/>
        </w:rPr>
        <w:t xml:space="preserve"> 4</w:t>
      </w:r>
      <w:r w:rsidRPr="001B6F38">
        <w:rPr>
          <w:rFonts w:ascii="Times New Roman" w:hAnsi="Times New Roman"/>
          <w:b/>
          <w:i/>
          <w:sz w:val="24"/>
          <w:szCs w:val="24"/>
        </w:rPr>
        <w:t xml:space="preserve"> years 60% KAPS – 40 % </w:t>
      </w:r>
      <w:r w:rsidR="005F5BA8" w:rsidRPr="001B6F38">
        <w:rPr>
          <w:rFonts w:ascii="Times New Roman" w:hAnsi="Times New Roman"/>
          <w:b/>
          <w:i/>
          <w:sz w:val="24"/>
          <w:szCs w:val="24"/>
        </w:rPr>
        <w:t>Client (MBARARA</w:t>
      </w:r>
      <w:r w:rsidR="00316E6B">
        <w:rPr>
          <w:rFonts w:ascii="Times New Roman" w:hAnsi="Times New Roman"/>
          <w:b/>
          <w:i/>
          <w:sz w:val="24"/>
          <w:szCs w:val="24"/>
        </w:rPr>
        <w:t xml:space="preserve"> HOSPITAL</w:t>
      </w:r>
      <w:r w:rsidRPr="001B6F38">
        <w:rPr>
          <w:rFonts w:ascii="Times New Roman" w:hAnsi="Times New Roman"/>
          <w:b/>
          <w:i/>
          <w:sz w:val="24"/>
          <w:szCs w:val="24"/>
        </w:rPr>
        <w:t>)</w:t>
      </w:r>
    </w:p>
    <w:p w:rsidR="00B77667" w:rsidRPr="001B6F38" w:rsidRDefault="00B77667" w:rsidP="001B6F38">
      <w:pPr>
        <w:pStyle w:val="Style1"/>
        <w:numPr>
          <w:ilvl w:val="0"/>
          <w:numId w:val="28"/>
        </w:numPr>
        <w:spacing w:line="360" w:lineRule="auto"/>
        <w:rPr>
          <w:rFonts w:ascii="Times New Roman" w:hAnsi="Times New Roman"/>
          <w:b/>
          <w:i/>
          <w:sz w:val="24"/>
          <w:szCs w:val="24"/>
        </w:rPr>
      </w:pPr>
      <w:r w:rsidRPr="001B6F38">
        <w:rPr>
          <w:rFonts w:ascii="Times New Roman" w:hAnsi="Times New Roman"/>
          <w:b/>
          <w:i/>
          <w:sz w:val="24"/>
          <w:szCs w:val="24"/>
        </w:rPr>
        <w:t>5</w:t>
      </w:r>
      <w:r w:rsidR="005F5BA8" w:rsidRPr="001B6F38">
        <w:rPr>
          <w:rFonts w:ascii="Times New Roman" w:hAnsi="Times New Roman"/>
          <w:b/>
          <w:i/>
          <w:sz w:val="24"/>
          <w:szCs w:val="24"/>
          <w:vertAlign w:val="superscript"/>
        </w:rPr>
        <w:t xml:space="preserve">th </w:t>
      </w:r>
      <w:r w:rsidR="005F5BA8" w:rsidRPr="001B6F38">
        <w:rPr>
          <w:rFonts w:ascii="Times New Roman" w:hAnsi="Times New Roman"/>
          <w:b/>
          <w:i/>
          <w:sz w:val="24"/>
          <w:szCs w:val="24"/>
        </w:rPr>
        <w:t>and</w:t>
      </w:r>
      <w:r w:rsidRPr="001B6F38">
        <w:rPr>
          <w:rFonts w:ascii="Times New Roman" w:hAnsi="Times New Roman"/>
          <w:b/>
          <w:i/>
          <w:sz w:val="24"/>
          <w:szCs w:val="24"/>
        </w:rPr>
        <w:t xml:space="preserve"> 6</w:t>
      </w:r>
      <w:r w:rsidRPr="001B6F38">
        <w:rPr>
          <w:rFonts w:ascii="Times New Roman" w:hAnsi="Times New Roman"/>
          <w:b/>
          <w:i/>
          <w:sz w:val="24"/>
          <w:szCs w:val="24"/>
          <w:vertAlign w:val="superscript"/>
        </w:rPr>
        <w:t>th</w:t>
      </w:r>
      <w:r w:rsidRPr="001B6F38">
        <w:rPr>
          <w:rFonts w:ascii="Times New Roman" w:hAnsi="Times New Roman"/>
          <w:b/>
          <w:i/>
          <w:sz w:val="24"/>
          <w:szCs w:val="24"/>
        </w:rPr>
        <w:t xml:space="preserve"> Year 50% to both parties</w:t>
      </w:r>
    </w:p>
    <w:p w:rsidR="00B77667" w:rsidRPr="001B6F38" w:rsidRDefault="00B77667" w:rsidP="001B6F38">
      <w:pPr>
        <w:pStyle w:val="Style1"/>
        <w:numPr>
          <w:ilvl w:val="0"/>
          <w:numId w:val="28"/>
        </w:numPr>
        <w:spacing w:line="360" w:lineRule="auto"/>
        <w:rPr>
          <w:rFonts w:ascii="Times New Roman" w:hAnsi="Times New Roman"/>
          <w:b/>
          <w:i/>
          <w:sz w:val="24"/>
          <w:szCs w:val="24"/>
        </w:rPr>
      </w:pPr>
      <w:r w:rsidRPr="001B6F38">
        <w:rPr>
          <w:rFonts w:ascii="Times New Roman" w:hAnsi="Times New Roman"/>
          <w:b/>
          <w:i/>
          <w:sz w:val="24"/>
          <w:szCs w:val="24"/>
        </w:rPr>
        <w:t xml:space="preserve">Last 4 years 40% KAPS – 60% </w:t>
      </w:r>
      <w:r w:rsidR="004E39CF" w:rsidRPr="001B6F38">
        <w:rPr>
          <w:rFonts w:ascii="Times New Roman" w:hAnsi="Times New Roman"/>
          <w:b/>
          <w:i/>
          <w:sz w:val="24"/>
          <w:szCs w:val="24"/>
        </w:rPr>
        <w:t>Client (</w:t>
      </w:r>
      <w:r w:rsidR="001040CD">
        <w:rPr>
          <w:rFonts w:ascii="Times New Roman" w:hAnsi="Times New Roman"/>
          <w:b/>
          <w:i/>
          <w:sz w:val="24"/>
          <w:szCs w:val="24"/>
        </w:rPr>
        <w:t>MBARARA HOSPITAL</w:t>
      </w:r>
      <w:bookmarkStart w:id="8" w:name="_GoBack"/>
      <w:bookmarkEnd w:id="8"/>
      <w:r w:rsidRPr="001B6F38">
        <w:rPr>
          <w:rFonts w:ascii="Times New Roman" w:hAnsi="Times New Roman"/>
          <w:b/>
          <w:i/>
          <w:sz w:val="24"/>
          <w:szCs w:val="24"/>
        </w:rPr>
        <w:t xml:space="preserve">) </w:t>
      </w:r>
    </w:p>
    <w:p w:rsidR="00B77667" w:rsidRPr="001B6F38" w:rsidRDefault="00B77667" w:rsidP="001B6F38">
      <w:pPr>
        <w:pStyle w:val="Style1"/>
        <w:numPr>
          <w:ilvl w:val="0"/>
          <w:numId w:val="0"/>
        </w:numPr>
        <w:spacing w:line="360" w:lineRule="auto"/>
        <w:rPr>
          <w:rFonts w:ascii="Times New Roman" w:hAnsi="Times New Roman"/>
          <w:sz w:val="24"/>
          <w:szCs w:val="24"/>
        </w:rPr>
      </w:pPr>
    </w:p>
    <w:p w:rsidR="001222B6" w:rsidRPr="001B6F38" w:rsidRDefault="001222B6" w:rsidP="001B6F38">
      <w:pPr>
        <w:pStyle w:val="Style1"/>
        <w:numPr>
          <w:ilvl w:val="0"/>
          <w:numId w:val="0"/>
        </w:numPr>
        <w:spacing w:line="360" w:lineRule="auto"/>
        <w:rPr>
          <w:rFonts w:ascii="Times New Roman" w:hAnsi="Times New Roman"/>
          <w:sz w:val="24"/>
          <w:szCs w:val="24"/>
        </w:rPr>
      </w:pPr>
    </w:p>
    <w:p w:rsidR="001222B6" w:rsidRPr="001B6F38" w:rsidRDefault="004C50A6" w:rsidP="001B6F38">
      <w:pPr>
        <w:pStyle w:val="Style1"/>
        <w:numPr>
          <w:ilvl w:val="0"/>
          <w:numId w:val="0"/>
        </w:numPr>
        <w:spacing w:line="360" w:lineRule="auto"/>
        <w:rPr>
          <w:ins w:id="9" w:author="Jonathan Hemp" w:date="2013-07-31T08:17:00Z"/>
          <w:rFonts w:ascii="Times New Roman" w:hAnsi="Times New Roman"/>
          <w:sz w:val="24"/>
          <w:szCs w:val="24"/>
        </w:rPr>
      </w:pPr>
      <w:r w:rsidRPr="001B6F38">
        <w:rPr>
          <w:rFonts w:ascii="Times New Roman" w:hAnsi="Times New Roman"/>
          <w:sz w:val="24"/>
          <w:szCs w:val="24"/>
        </w:rPr>
        <w:t xml:space="preserve">This amount </w:t>
      </w:r>
      <w:r w:rsidR="001222B6" w:rsidRPr="001B6F38">
        <w:rPr>
          <w:rFonts w:ascii="Times New Roman" w:hAnsi="Times New Roman"/>
          <w:sz w:val="24"/>
          <w:szCs w:val="24"/>
        </w:rPr>
        <w:t xml:space="preserve">shall be paid on or before the </w:t>
      </w:r>
      <w:r w:rsidR="002B3590" w:rsidRPr="001B6F38">
        <w:rPr>
          <w:rFonts w:ascii="Times New Roman" w:hAnsi="Times New Roman"/>
          <w:sz w:val="24"/>
          <w:szCs w:val="24"/>
        </w:rPr>
        <w:t>tenth</w:t>
      </w:r>
      <w:r w:rsidR="001222B6" w:rsidRPr="001B6F38">
        <w:rPr>
          <w:rFonts w:ascii="Times New Roman" w:hAnsi="Times New Roman"/>
          <w:sz w:val="24"/>
          <w:szCs w:val="24"/>
        </w:rPr>
        <w:t xml:space="preserve"> day of the Calendar month immediately following the Collection Month and shall be inclusive</w:t>
      </w:r>
      <w:r w:rsidR="00E81662" w:rsidRPr="001B6F38">
        <w:rPr>
          <w:rFonts w:ascii="Times New Roman" w:hAnsi="Times New Roman"/>
          <w:sz w:val="24"/>
          <w:szCs w:val="24"/>
        </w:rPr>
        <w:t xml:space="preserve"> </w:t>
      </w:r>
      <w:r w:rsidR="001222B6" w:rsidRPr="001B6F38">
        <w:rPr>
          <w:rFonts w:ascii="Times New Roman" w:hAnsi="Times New Roman"/>
          <w:sz w:val="24"/>
          <w:szCs w:val="24"/>
        </w:rPr>
        <w:t>of VAT and all other levies and taxes that may be applicable from time to time.</w:t>
      </w:r>
    </w:p>
    <w:p w:rsidR="004C50A6" w:rsidRPr="001B6F38" w:rsidRDefault="004C50A6" w:rsidP="001B6F38">
      <w:pPr>
        <w:pStyle w:val="Style1"/>
        <w:numPr>
          <w:ilvl w:val="0"/>
          <w:numId w:val="0"/>
        </w:numPr>
        <w:spacing w:line="360" w:lineRule="auto"/>
        <w:rPr>
          <w:rFonts w:ascii="Times New Roman" w:hAnsi="Times New Roman"/>
          <w:sz w:val="24"/>
          <w:szCs w:val="24"/>
        </w:rPr>
      </w:pPr>
    </w:p>
    <w:p w:rsidR="00382EFE" w:rsidRPr="001B6F38" w:rsidRDefault="00382EFE" w:rsidP="001B6F38">
      <w:pPr>
        <w:spacing w:line="360" w:lineRule="auto"/>
        <w:rPr>
          <w:rFonts w:ascii="Times New Roman" w:hAnsi="Times New Roman" w:cs="Times New Roman"/>
        </w:rPr>
      </w:pPr>
      <w:r w:rsidRPr="001B6F38">
        <w:rPr>
          <w:rFonts w:ascii="Times New Roman" w:hAnsi="Times New Roman" w:cs="Times New Roman"/>
          <w:b/>
          <w:bCs/>
          <w:u w:val="single"/>
        </w:rPr>
        <w:t>Assumptions</w:t>
      </w:r>
    </w:p>
    <w:p w:rsidR="00382EFE" w:rsidRPr="001B6F38" w:rsidRDefault="00382EFE" w:rsidP="001B6F38">
      <w:pPr>
        <w:pStyle w:val="Style1"/>
        <w:numPr>
          <w:ilvl w:val="0"/>
          <w:numId w:val="0"/>
        </w:numPr>
        <w:spacing w:line="360" w:lineRule="auto"/>
        <w:rPr>
          <w:rFonts w:ascii="Times New Roman" w:hAnsi="Times New Roman"/>
          <w:sz w:val="24"/>
          <w:szCs w:val="24"/>
        </w:rPr>
      </w:pPr>
    </w:p>
    <w:p w:rsidR="00382EFE" w:rsidRPr="001B6F38" w:rsidRDefault="00382EFE" w:rsidP="001B6F38">
      <w:pPr>
        <w:pStyle w:val="Style1"/>
        <w:numPr>
          <w:ilvl w:val="0"/>
          <w:numId w:val="20"/>
        </w:numPr>
        <w:spacing w:line="360" w:lineRule="auto"/>
        <w:rPr>
          <w:rFonts w:ascii="Times New Roman" w:hAnsi="Times New Roman"/>
          <w:sz w:val="24"/>
          <w:szCs w:val="24"/>
        </w:rPr>
      </w:pPr>
      <w:r w:rsidRPr="001B6F38">
        <w:rPr>
          <w:rFonts w:ascii="Times New Roman" w:hAnsi="Times New Roman"/>
          <w:sz w:val="24"/>
          <w:szCs w:val="24"/>
        </w:rPr>
        <w:t>Assumes no free parking for any motorists – any exceptions to be agreed upon</w:t>
      </w:r>
    </w:p>
    <w:p w:rsidR="00382EFE" w:rsidRPr="001B6F38" w:rsidRDefault="00382EFE" w:rsidP="001B6F38">
      <w:pPr>
        <w:pStyle w:val="Style1"/>
        <w:numPr>
          <w:ilvl w:val="0"/>
          <w:numId w:val="20"/>
        </w:numPr>
        <w:spacing w:line="360" w:lineRule="auto"/>
        <w:rPr>
          <w:rFonts w:ascii="Times New Roman" w:hAnsi="Times New Roman"/>
          <w:sz w:val="24"/>
          <w:szCs w:val="24"/>
        </w:rPr>
      </w:pPr>
      <w:r w:rsidRPr="001B6F38">
        <w:rPr>
          <w:rFonts w:ascii="Times New Roman" w:hAnsi="Times New Roman"/>
          <w:sz w:val="24"/>
          <w:szCs w:val="24"/>
        </w:rPr>
        <w:t>Assumes the manager can adjust tariffs in the best interest of improving revenues for the facility.</w:t>
      </w:r>
    </w:p>
    <w:p w:rsidR="00382EFE" w:rsidRPr="001B6F38" w:rsidRDefault="00382EFE" w:rsidP="001B6F38">
      <w:pPr>
        <w:pStyle w:val="Style1"/>
        <w:numPr>
          <w:ilvl w:val="0"/>
          <w:numId w:val="20"/>
        </w:numPr>
        <w:spacing w:line="360" w:lineRule="auto"/>
        <w:rPr>
          <w:rFonts w:ascii="Times New Roman" w:hAnsi="Times New Roman"/>
          <w:sz w:val="24"/>
          <w:szCs w:val="24"/>
        </w:rPr>
      </w:pPr>
      <w:r w:rsidRPr="001B6F38">
        <w:rPr>
          <w:rFonts w:ascii="Times New Roman" w:hAnsi="Times New Roman"/>
          <w:sz w:val="24"/>
          <w:szCs w:val="24"/>
        </w:rPr>
        <w:t>Assumes all payments are inclusive of relevant taxes.</w:t>
      </w:r>
    </w:p>
    <w:p w:rsidR="00382EFE" w:rsidRPr="001B6F38" w:rsidRDefault="00382EFE" w:rsidP="001B6F38">
      <w:pPr>
        <w:pStyle w:val="Style1"/>
        <w:numPr>
          <w:ilvl w:val="0"/>
          <w:numId w:val="20"/>
        </w:numPr>
        <w:spacing w:line="360" w:lineRule="auto"/>
        <w:rPr>
          <w:rFonts w:ascii="Times New Roman" w:hAnsi="Times New Roman"/>
          <w:sz w:val="24"/>
          <w:szCs w:val="24"/>
        </w:rPr>
      </w:pPr>
      <w:r w:rsidRPr="001B6F38">
        <w:rPr>
          <w:rFonts w:ascii="Times New Roman" w:hAnsi="Times New Roman"/>
          <w:sz w:val="24"/>
          <w:szCs w:val="24"/>
        </w:rPr>
        <w:t>Tenants shall be provided with cards and pay a fixed monthly charge parking fee</w:t>
      </w:r>
      <w:r w:rsidR="008576C7" w:rsidRPr="001B6F38">
        <w:rPr>
          <w:rFonts w:ascii="Times New Roman" w:hAnsi="Times New Roman"/>
          <w:sz w:val="24"/>
          <w:szCs w:val="24"/>
        </w:rPr>
        <w:t xml:space="preserve"> payable either monthly, quarterly or any predetermined period.</w:t>
      </w:r>
    </w:p>
    <w:p w:rsidR="00382EFE" w:rsidRPr="001B6F38" w:rsidRDefault="00382EFE" w:rsidP="001B6F38">
      <w:pPr>
        <w:pStyle w:val="Style1"/>
        <w:numPr>
          <w:ilvl w:val="0"/>
          <w:numId w:val="0"/>
        </w:numPr>
        <w:spacing w:line="360" w:lineRule="auto"/>
        <w:rPr>
          <w:rFonts w:ascii="Times New Roman" w:hAnsi="Times New Roman"/>
          <w:sz w:val="24"/>
          <w:szCs w:val="24"/>
        </w:rPr>
      </w:pPr>
    </w:p>
    <w:p w:rsidR="00382EFE" w:rsidRPr="001B6F38" w:rsidRDefault="00382EFE" w:rsidP="001B6F38">
      <w:pPr>
        <w:pStyle w:val="Style1"/>
        <w:numPr>
          <w:ilvl w:val="0"/>
          <w:numId w:val="0"/>
        </w:numPr>
        <w:spacing w:line="360" w:lineRule="auto"/>
        <w:rPr>
          <w:rFonts w:ascii="Times New Roman" w:hAnsi="Times New Roman"/>
          <w:sz w:val="24"/>
          <w:szCs w:val="24"/>
        </w:rPr>
      </w:pPr>
      <w:r w:rsidRPr="001B6F38">
        <w:rPr>
          <w:rFonts w:ascii="Times New Roman" w:hAnsi="Times New Roman"/>
          <w:sz w:val="24"/>
          <w:szCs w:val="24"/>
        </w:rPr>
        <w:lastRenderedPageBreak/>
        <w:t>We hope that this proposal is acceptable and look forward to your response.</w:t>
      </w:r>
      <w:r w:rsidR="009B1CF8" w:rsidRPr="001B6F38">
        <w:rPr>
          <w:rFonts w:ascii="Times New Roman" w:hAnsi="Times New Roman"/>
          <w:sz w:val="24"/>
          <w:szCs w:val="24"/>
        </w:rPr>
        <w:t xml:space="preserve"> We welcome clarifications and queries to enable you make an informed decision.</w:t>
      </w:r>
    </w:p>
    <w:p w:rsidR="006B5F14" w:rsidRPr="001B6F38" w:rsidRDefault="006B5F14" w:rsidP="001B6F38">
      <w:pPr>
        <w:spacing w:line="360" w:lineRule="auto"/>
        <w:rPr>
          <w:rFonts w:ascii="Times New Roman" w:hAnsi="Times New Roman" w:cs="Times New Roman"/>
        </w:rPr>
      </w:pPr>
      <w:r w:rsidRPr="001B6F38">
        <w:rPr>
          <w:rFonts w:ascii="Times New Roman" w:hAnsi="Times New Roman" w:cs="Times New Roman"/>
        </w:rPr>
        <w:t>Yours faithfully,</w:t>
      </w:r>
    </w:p>
    <w:p w:rsidR="006B5F14" w:rsidRPr="001B6F38" w:rsidRDefault="006B5F14" w:rsidP="001B6F38">
      <w:pPr>
        <w:spacing w:line="360" w:lineRule="auto"/>
        <w:rPr>
          <w:rFonts w:ascii="Times New Roman" w:hAnsi="Times New Roman" w:cs="Times New Roman"/>
        </w:rPr>
      </w:pPr>
    </w:p>
    <w:p w:rsidR="006B5F14" w:rsidRPr="001B6F38" w:rsidRDefault="0041486A" w:rsidP="001B6F38">
      <w:pPr>
        <w:spacing w:line="360" w:lineRule="auto"/>
        <w:rPr>
          <w:rFonts w:ascii="Times New Roman" w:hAnsi="Times New Roman" w:cs="Times New Roman"/>
          <w:b/>
        </w:rPr>
      </w:pPr>
      <w:proofErr w:type="spellStart"/>
      <w:r w:rsidRPr="001B6F38">
        <w:rPr>
          <w:rFonts w:ascii="Times New Roman" w:hAnsi="Times New Roman" w:cs="Times New Roman"/>
          <w:b/>
        </w:rPr>
        <w:t>Fatuma</w:t>
      </w:r>
      <w:proofErr w:type="spellEnd"/>
      <w:r w:rsidRPr="001B6F38">
        <w:rPr>
          <w:rFonts w:ascii="Times New Roman" w:hAnsi="Times New Roman" w:cs="Times New Roman"/>
          <w:b/>
        </w:rPr>
        <w:t xml:space="preserve"> Mohamed</w:t>
      </w:r>
    </w:p>
    <w:p w:rsidR="002022F4" w:rsidRPr="001B6F38" w:rsidRDefault="004E39CF" w:rsidP="001B6F38">
      <w:pPr>
        <w:spacing w:after="0" w:line="360" w:lineRule="auto"/>
        <w:rPr>
          <w:rFonts w:ascii="Times New Roman" w:hAnsi="Times New Roman" w:cs="Times New Roman"/>
          <w:b/>
          <w:i/>
        </w:rPr>
      </w:pPr>
      <w:r w:rsidRPr="001B6F38">
        <w:rPr>
          <w:rFonts w:ascii="Times New Roman" w:hAnsi="Times New Roman" w:cs="Times New Roman"/>
          <w:b/>
          <w:i/>
        </w:rPr>
        <w:t xml:space="preserve">KAPS LTD </w:t>
      </w:r>
    </w:p>
    <w:p w:rsidR="002022F4" w:rsidRPr="001B6F38" w:rsidRDefault="002022F4" w:rsidP="001B6F38">
      <w:pPr>
        <w:spacing w:after="0" w:line="360" w:lineRule="auto"/>
        <w:rPr>
          <w:rFonts w:ascii="Times New Roman" w:hAnsi="Times New Roman" w:cs="Times New Roman"/>
          <w:b/>
          <w:i/>
        </w:rPr>
      </w:pPr>
      <w:r w:rsidRPr="001B6F38">
        <w:rPr>
          <w:rFonts w:ascii="Times New Roman" w:hAnsi="Times New Roman" w:cs="Times New Roman"/>
          <w:b/>
          <w:i/>
        </w:rPr>
        <w:t>0759823170/0784791477</w:t>
      </w:r>
    </w:p>
    <w:p w:rsidR="002022F4" w:rsidRPr="001B6F38" w:rsidRDefault="005D6ECA" w:rsidP="001B6F38">
      <w:pPr>
        <w:spacing w:after="0" w:line="360" w:lineRule="auto"/>
        <w:rPr>
          <w:rFonts w:ascii="Times New Roman" w:hAnsi="Times New Roman" w:cs="Times New Roman"/>
          <w:b/>
          <w:i/>
        </w:rPr>
      </w:pPr>
      <w:hyperlink r:id="rId11" w:history="1">
        <w:r w:rsidR="002022F4" w:rsidRPr="001B6F38">
          <w:rPr>
            <w:rStyle w:val="Hyperlink"/>
            <w:rFonts w:ascii="Times New Roman" w:hAnsi="Times New Roman" w:cs="Times New Roman"/>
            <w:b/>
            <w:i/>
          </w:rPr>
          <w:t>fatma@kaps.co</w:t>
        </w:r>
      </w:hyperlink>
      <w:r w:rsidR="002022F4" w:rsidRPr="001B6F38">
        <w:rPr>
          <w:rFonts w:ascii="Times New Roman" w:hAnsi="Times New Roman" w:cs="Times New Roman"/>
          <w:b/>
          <w:i/>
        </w:rPr>
        <w:t>.</w:t>
      </w:r>
    </w:p>
    <w:p w:rsidR="002022F4" w:rsidRPr="001B6F38" w:rsidRDefault="002022F4" w:rsidP="001B6F38">
      <w:pPr>
        <w:spacing w:after="0" w:line="360" w:lineRule="auto"/>
        <w:rPr>
          <w:rFonts w:ascii="Times New Roman" w:hAnsi="Times New Roman" w:cs="Times New Roman"/>
        </w:rPr>
      </w:pPr>
    </w:p>
    <w:p w:rsidR="001F23C6" w:rsidRPr="001B6F38" w:rsidRDefault="001F23C6" w:rsidP="001B6F38">
      <w:pPr>
        <w:spacing w:after="0" w:line="360" w:lineRule="auto"/>
        <w:rPr>
          <w:rFonts w:ascii="Times New Roman" w:hAnsi="Times New Roman" w:cs="Times New Roman"/>
        </w:rPr>
      </w:pPr>
    </w:p>
    <w:sectPr w:rsidR="001F23C6" w:rsidRPr="001B6F38" w:rsidSect="0009437B">
      <w:headerReference w:type="default" r:id="rId12"/>
      <w:footerReference w:type="default" r:id="rId13"/>
      <w:footerReference w:type="first" r:id="rId14"/>
      <w:pgSz w:w="11900" w:h="16840"/>
      <w:pgMar w:top="913" w:right="1247" w:bottom="1560" w:left="1588" w:header="142" w:footer="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ECA" w:rsidRDefault="005D6ECA" w:rsidP="001F23C6">
      <w:pPr>
        <w:spacing w:after="0"/>
      </w:pPr>
      <w:r>
        <w:separator/>
      </w:r>
    </w:p>
  </w:endnote>
  <w:endnote w:type="continuationSeparator" w:id="0">
    <w:p w:rsidR="005D6ECA" w:rsidRDefault="005D6ECA" w:rsidP="001F23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co">
    <w:altName w:val="Cambria"/>
    <w:panose1 w:val="00000000000000000000"/>
    <w:charset w:val="00"/>
    <w:family w:val="swiss"/>
    <w:notTrueType/>
    <w:pitch w:val="default"/>
    <w:sig w:usb0="00000003" w:usb1="00000000" w:usb2="00000000" w:usb3="00000000" w:csb0="00000001" w:csb1="00000000"/>
  </w:font>
  <w:font w:name="HelveticaNeueLT Com 45 Lt">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2AA" w:rsidRDefault="000F72AA" w:rsidP="004F77A5">
    <w:pPr>
      <w:pStyle w:val="Footer"/>
      <w:ind w:left="-1560" w:right="-1765"/>
      <w:jc w:val="center"/>
      <w:rPr>
        <w:rStyle w:val="PageNumber"/>
        <w:sz w:val="18"/>
      </w:rPr>
    </w:pPr>
    <w:r w:rsidRPr="000F72AA">
      <w:rPr>
        <w:rFonts w:ascii="Bookman Old Style" w:hAnsi="Bookman Old Style"/>
        <w:b/>
        <w:sz w:val="18"/>
      </w:rPr>
      <w:t>[</w:t>
    </w:r>
    <w:r w:rsidR="004F77A5">
      <w:rPr>
        <w:rFonts w:ascii="Bookman Old Style" w:hAnsi="Bookman Old Style"/>
        <w:b/>
        <w:sz w:val="18"/>
      </w:rPr>
      <w:t>MBARARA HOSPITAL</w:t>
    </w:r>
    <w:r w:rsidR="00B0735D">
      <w:rPr>
        <w:rFonts w:ascii="Bookman Old Style" w:hAnsi="Bookman Old Style"/>
        <w:b/>
        <w:sz w:val="18"/>
      </w:rPr>
      <w:t xml:space="preserve"> </w:t>
    </w:r>
    <w:r w:rsidR="00D210BE">
      <w:rPr>
        <w:rFonts w:ascii="Bookman Old Style" w:hAnsi="Bookman Old Style"/>
        <w:b/>
        <w:sz w:val="18"/>
      </w:rPr>
      <w:t>– Automated</w:t>
    </w:r>
    <w:r w:rsidR="00DC4F2C">
      <w:rPr>
        <w:rFonts w:ascii="Bookman Old Style" w:hAnsi="Bookman Old Style"/>
        <w:b/>
        <w:sz w:val="18"/>
      </w:rPr>
      <w:t xml:space="preserve"> Car Park System</w:t>
    </w:r>
    <w:r w:rsidRPr="000F72AA">
      <w:rPr>
        <w:rFonts w:ascii="Bookman Old Style" w:hAnsi="Bookman Old Style"/>
        <w:b/>
        <w:sz w:val="18"/>
      </w:rPr>
      <w:t>]|</w:t>
    </w:r>
    <w:r w:rsidR="000D4009" w:rsidRPr="000F72AA">
      <w:rPr>
        <w:rStyle w:val="PageNumber"/>
        <w:sz w:val="18"/>
      </w:rPr>
      <w:fldChar w:fldCharType="begin"/>
    </w:r>
    <w:r w:rsidRPr="000F72AA">
      <w:rPr>
        <w:rStyle w:val="PageNumber"/>
        <w:sz w:val="18"/>
      </w:rPr>
      <w:instrText xml:space="preserve"> PAGE </w:instrText>
    </w:r>
    <w:r w:rsidR="000D4009" w:rsidRPr="000F72AA">
      <w:rPr>
        <w:rStyle w:val="PageNumber"/>
        <w:sz w:val="18"/>
      </w:rPr>
      <w:fldChar w:fldCharType="separate"/>
    </w:r>
    <w:r w:rsidR="001040CD">
      <w:rPr>
        <w:rStyle w:val="PageNumber"/>
        <w:noProof/>
        <w:sz w:val="18"/>
      </w:rPr>
      <w:t>16</w:t>
    </w:r>
    <w:r w:rsidR="000D4009" w:rsidRPr="000F72AA">
      <w:rPr>
        <w:rStyle w:val="PageNumber"/>
        <w:sz w:val="18"/>
      </w:rPr>
      <w:fldChar w:fldCharType="end"/>
    </w:r>
    <w:r w:rsidRPr="000F72AA">
      <w:rPr>
        <w:rStyle w:val="PageNumber"/>
        <w:sz w:val="18"/>
      </w:rPr>
      <w:t>/</w:t>
    </w:r>
    <w:r w:rsidR="000D4009" w:rsidRPr="000F72AA">
      <w:rPr>
        <w:rStyle w:val="PageNumber"/>
        <w:sz w:val="18"/>
      </w:rPr>
      <w:fldChar w:fldCharType="begin"/>
    </w:r>
    <w:r w:rsidRPr="000F72AA">
      <w:rPr>
        <w:rStyle w:val="PageNumber"/>
        <w:sz w:val="18"/>
      </w:rPr>
      <w:instrText xml:space="preserve"> NUMPAGES </w:instrText>
    </w:r>
    <w:r w:rsidR="000D4009" w:rsidRPr="000F72AA">
      <w:rPr>
        <w:rStyle w:val="PageNumber"/>
        <w:sz w:val="18"/>
      </w:rPr>
      <w:fldChar w:fldCharType="separate"/>
    </w:r>
    <w:r w:rsidR="001040CD">
      <w:rPr>
        <w:rStyle w:val="PageNumber"/>
        <w:noProof/>
        <w:sz w:val="18"/>
      </w:rPr>
      <w:t>17</w:t>
    </w:r>
    <w:r w:rsidR="000D4009" w:rsidRPr="000F72AA">
      <w:rPr>
        <w:rStyle w:val="PageNumber"/>
        <w:sz w:val="18"/>
      </w:rPr>
      <w:fldChar w:fldCharType="end"/>
    </w:r>
    <w:r w:rsidR="0009437B">
      <w:rPr>
        <w:rStyle w:val="PageNumber"/>
        <w:sz w:val="18"/>
      </w:rPr>
      <w:tab/>
    </w:r>
  </w:p>
  <w:p w:rsidR="000F72AA" w:rsidRPr="000F72AA" w:rsidRDefault="000F72AA" w:rsidP="0009437B">
    <w:pPr>
      <w:pStyle w:val="Footer"/>
      <w:ind w:left="-1560" w:right="-1247"/>
      <w:jc w:val="right"/>
      <w:rPr>
        <w:rFonts w:ascii="Bookman Old Style" w:hAnsi="Bookman Old Style"/>
        <w:i/>
        <w:sz w:val="18"/>
      </w:rPr>
    </w:pPr>
    <w:r w:rsidRPr="000F72AA">
      <w:rPr>
        <w:rStyle w:val="PageNumber"/>
        <w:noProof/>
        <w:sz w:val="18"/>
      </w:rPr>
      <w:drawing>
        <wp:inline distT="0" distB="0" distL="0" distR="0">
          <wp:extent cx="8430669" cy="574503"/>
          <wp:effectExtent l="25400" t="0" r="2131" b="0"/>
          <wp:docPr id="16" name="Picture 1" descr="Foot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2.jpg"/>
                  <pic:cNvPicPr/>
                </pic:nvPicPr>
                <pic:blipFill>
                  <a:blip r:embed="rId1"/>
                  <a:stretch>
                    <a:fillRect/>
                  </a:stretch>
                </pic:blipFill>
                <pic:spPr>
                  <a:xfrm>
                    <a:off x="0" y="0"/>
                    <a:ext cx="8430669" cy="574503"/>
                  </a:xfrm>
                  <a:prstGeom prst="rect">
                    <a:avLst/>
                  </a:prstGeom>
                </pic:spPr>
              </pic:pic>
            </a:graphicData>
          </a:graphic>
        </wp:inline>
      </w:drawing>
    </w:r>
    <w:r w:rsidRPr="000F72AA">
      <w:rPr>
        <w:rStyle w:val="PageNumber"/>
        <w:sz w:val="18"/>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2AA" w:rsidRDefault="000F72AA" w:rsidP="0019408B">
    <w:pPr>
      <w:pStyle w:val="Footer"/>
      <w:ind w:left="-15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ECA" w:rsidRDefault="005D6ECA" w:rsidP="001F23C6">
      <w:pPr>
        <w:spacing w:after="0"/>
      </w:pPr>
      <w:r>
        <w:separator/>
      </w:r>
    </w:p>
  </w:footnote>
  <w:footnote w:type="continuationSeparator" w:id="0">
    <w:p w:rsidR="005D6ECA" w:rsidRDefault="005D6ECA" w:rsidP="001F23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04A" w:rsidRPr="000F504A" w:rsidRDefault="002022F4" w:rsidP="000F504A">
    <w:pPr>
      <w:tabs>
        <w:tab w:val="center" w:pos="4320"/>
        <w:tab w:val="right" w:pos="8640"/>
      </w:tabs>
      <w:spacing w:after="0"/>
      <w:ind w:right="-1339" w:hanging="1800"/>
    </w:pPr>
    <w:r w:rsidRPr="00DC0461">
      <w:rPr>
        <w:noProof/>
      </w:rPr>
      <w:drawing>
        <wp:anchor distT="0" distB="0" distL="114300" distR="114300" simplePos="0" relativeHeight="251660288" behindDoc="0" locked="0" layoutInCell="1" allowOverlap="1" wp14:anchorId="55306540" wp14:editId="3CA92D8E">
          <wp:simplePos x="0" y="0"/>
          <wp:positionH relativeFrom="page">
            <wp:align>left</wp:align>
          </wp:positionH>
          <wp:positionV relativeFrom="paragraph">
            <wp:posOffset>5080</wp:posOffset>
          </wp:positionV>
          <wp:extent cx="7496175" cy="942975"/>
          <wp:effectExtent l="0" t="0" r="9525" b="9525"/>
          <wp:wrapNone/>
          <wp:docPr id="28" name="Picture 0" descr="KAPS Ltd OFFICIAL. 28-05-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PS Ltd OFFICIAL. 28-05-201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942975"/>
                  </a:xfrm>
                  <a:prstGeom prst="rect">
                    <a:avLst/>
                  </a:prstGeom>
                </pic:spPr>
              </pic:pic>
            </a:graphicData>
          </a:graphic>
          <wp14:sizeRelH relativeFrom="page">
            <wp14:pctWidth>0</wp14:pctWidth>
          </wp14:sizeRelH>
          <wp14:sizeRelV relativeFrom="page">
            <wp14:pctHeight>0</wp14:pctHeight>
          </wp14:sizeRelV>
        </wp:anchor>
      </w:drawing>
    </w:r>
  </w:p>
  <w:p w:rsidR="000F504A" w:rsidRDefault="000F504A" w:rsidP="000F504A">
    <w:pPr>
      <w:pStyle w:val="Header"/>
      <w:ind w:right="-1339" w:hanging="1800"/>
    </w:pPr>
  </w:p>
  <w:p w:rsidR="000F72AA" w:rsidRDefault="000F72AA" w:rsidP="000F504A">
    <w:pPr>
      <w:pStyle w:val="Header"/>
      <w:ind w:right="-1339" w:hanging="180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D5484"/>
    <w:multiLevelType w:val="multilevel"/>
    <w:tmpl w:val="7590AA8C"/>
    <w:lvl w:ilvl="0">
      <w:start w:val="1"/>
      <w:numFmt w:val="decimal"/>
      <w:pStyle w:val="Style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97551E"/>
    <w:multiLevelType w:val="multilevel"/>
    <w:tmpl w:val="C1B8206E"/>
    <w:lvl w:ilvl="0">
      <w:start w:val="1"/>
      <w:numFmt w:val="decimal"/>
      <w:lvlText w:val="%1."/>
      <w:lvlJc w:val="left"/>
      <w:pPr>
        <w:tabs>
          <w:tab w:val="num" w:pos="720"/>
        </w:tabs>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CC55BE"/>
    <w:multiLevelType w:val="hybridMultilevel"/>
    <w:tmpl w:val="04AC9176"/>
    <w:lvl w:ilvl="0" w:tplc="E59E7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5B2A2C"/>
    <w:multiLevelType w:val="hybridMultilevel"/>
    <w:tmpl w:val="4112BFC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1AB55E8"/>
    <w:multiLevelType w:val="hybridMultilevel"/>
    <w:tmpl w:val="04AC9176"/>
    <w:lvl w:ilvl="0" w:tplc="E59E776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BAB0005"/>
    <w:multiLevelType w:val="hybridMultilevel"/>
    <w:tmpl w:val="2510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82620"/>
    <w:multiLevelType w:val="multilevel"/>
    <w:tmpl w:val="BDC81806"/>
    <w:lvl w:ilvl="0">
      <w:start w:val="1"/>
      <w:numFmt w:val="decimal"/>
      <w:lvlText w:val="2.1%1"/>
      <w:lvlJc w:val="left"/>
      <w:pPr>
        <w:ind w:left="63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8E025CE"/>
    <w:multiLevelType w:val="hybridMultilevel"/>
    <w:tmpl w:val="0902FDE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A3721E3"/>
    <w:multiLevelType w:val="hybridMultilevel"/>
    <w:tmpl w:val="EEACEA9C"/>
    <w:lvl w:ilvl="0" w:tplc="0409000F">
      <w:start w:val="1"/>
      <w:numFmt w:val="upperRoman"/>
      <w:lvlText w:val="%1."/>
      <w:lvlJc w:val="left"/>
      <w:pPr>
        <w:ind w:left="3660" w:hanging="360"/>
      </w:pPr>
      <w:rPr>
        <w:rFonts w:hint="default"/>
      </w:rPr>
    </w:lvl>
    <w:lvl w:ilvl="1" w:tplc="04090003" w:tentative="1">
      <w:start w:val="1"/>
      <w:numFmt w:val="bullet"/>
      <w:lvlText w:val="o"/>
      <w:lvlJc w:val="left"/>
      <w:pPr>
        <w:ind w:left="4380" w:hanging="360"/>
      </w:pPr>
      <w:rPr>
        <w:rFonts w:ascii="Courier New" w:hAnsi="Courier New" w:cs="Wingdings"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Wingdings"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Wingdings" w:hint="default"/>
      </w:rPr>
    </w:lvl>
    <w:lvl w:ilvl="8" w:tplc="04090005" w:tentative="1">
      <w:start w:val="1"/>
      <w:numFmt w:val="bullet"/>
      <w:lvlText w:val=""/>
      <w:lvlJc w:val="left"/>
      <w:pPr>
        <w:ind w:left="9420" w:hanging="360"/>
      </w:pPr>
      <w:rPr>
        <w:rFonts w:ascii="Wingdings" w:hAnsi="Wingdings" w:hint="default"/>
      </w:rPr>
    </w:lvl>
  </w:abstractNum>
  <w:abstractNum w:abstractNumId="9" w15:restartNumberingAfterBreak="0">
    <w:nsid w:val="3A4E7946"/>
    <w:multiLevelType w:val="hybridMultilevel"/>
    <w:tmpl w:val="C45E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Bookman Old Styl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okman Old Style"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okman Old Style"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F7CE0"/>
    <w:multiLevelType w:val="hybridMultilevel"/>
    <w:tmpl w:val="F70AD5D2"/>
    <w:lvl w:ilvl="0" w:tplc="0409000F">
      <w:start w:val="1"/>
      <w:numFmt w:val="decimal"/>
      <w:lvlText w:val="%1."/>
      <w:lvlJc w:val="left"/>
      <w:pPr>
        <w:tabs>
          <w:tab w:val="num" w:pos="360"/>
        </w:tabs>
        <w:ind w:left="360" w:hanging="360"/>
      </w:pPr>
    </w:lvl>
    <w:lvl w:ilvl="1" w:tplc="04090017">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435B3A8F"/>
    <w:multiLevelType w:val="multilevel"/>
    <w:tmpl w:val="7590AA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5AD31D4"/>
    <w:multiLevelType w:val="hybridMultilevel"/>
    <w:tmpl w:val="8EF282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747281E"/>
    <w:multiLevelType w:val="hybridMultilevel"/>
    <w:tmpl w:val="BCDA79C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Wingdings"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Wingdings"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Wingdings"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4BF5468F"/>
    <w:multiLevelType w:val="hybridMultilevel"/>
    <w:tmpl w:val="D9EC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3D5BF6"/>
    <w:multiLevelType w:val="hybridMultilevel"/>
    <w:tmpl w:val="4EF2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8"/>
  </w:num>
  <w:num w:numId="8">
    <w:abstractNumId w:val="9"/>
  </w:num>
  <w:num w:numId="9">
    <w:abstractNumId w:val="10"/>
  </w:num>
  <w:num w:numId="10">
    <w:abstractNumId w:val="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1"/>
  </w:num>
  <w:num w:numId="17">
    <w:abstractNumId w:val="0"/>
  </w:num>
  <w:num w:numId="18">
    <w:abstractNumId w:val="0"/>
  </w:num>
  <w:num w:numId="19">
    <w:abstractNumId w:val="0"/>
  </w:num>
  <w:num w:numId="20">
    <w:abstractNumId w:val="5"/>
  </w:num>
  <w:num w:numId="21">
    <w:abstractNumId w:val="0"/>
  </w:num>
  <w:num w:numId="22">
    <w:abstractNumId w:val="6"/>
  </w:num>
  <w:num w:numId="23">
    <w:abstractNumId w:val="0"/>
  </w:num>
  <w:num w:numId="24">
    <w:abstractNumId w:val="15"/>
  </w:num>
  <w:num w:numId="25">
    <w:abstractNumId w:val="0"/>
  </w:num>
  <w:num w:numId="26">
    <w:abstractNumId w:val="0"/>
  </w:num>
  <w:num w:numId="27">
    <w:abstractNumId w:val="4"/>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A39"/>
    <w:rsid w:val="00011A6B"/>
    <w:rsid w:val="00076C16"/>
    <w:rsid w:val="0009437B"/>
    <w:rsid w:val="00097486"/>
    <w:rsid w:val="000D4009"/>
    <w:rsid w:val="000D5205"/>
    <w:rsid w:val="000E4155"/>
    <w:rsid w:val="000E451E"/>
    <w:rsid w:val="000E5959"/>
    <w:rsid w:val="000F504A"/>
    <w:rsid w:val="000F72AA"/>
    <w:rsid w:val="00102213"/>
    <w:rsid w:val="001040CD"/>
    <w:rsid w:val="001072D6"/>
    <w:rsid w:val="001077B1"/>
    <w:rsid w:val="001222B6"/>
    <w:rsid w:val="001224EA"/>
    <w:rsid w:val="00136194"/>
    <w:rsid w:val="001470A4"/>
    <w:rsid w:val="001477BF"/>
    <w:rsid w:val="00154604"/>
    <w:rsid w:val="00163066"/>
    <w:rsid w:val="00172866"/>
    <w:rsid w:val="00174999"/>
    <w:rsid w:val="0018332A"/>
    <w:rsid w:val="00185160"/>
    <w:rsid w:val="0019408B"/>
    <w:rsid w:val="001A7A39"/>
    <w:rsid w:val="001B6F38"/>
    <w:rsid w:val="001B7AC7"/>
    <w:rsid w:val="001D22EB"/>
    <w:rsid w:val="001F23C6"/>
    <w:rsid w:val="002022F4"/>
    <w:rsid w:val="002164B9"/>
    <w:rsid w:val="00222B97"/>
    <w:rsid w:val="00231F05"/>
    <w:rsid w:val="00244352"/>
    <w:rsid w:val="0024622A"/>
    <w:rsid w:val="002624FE"/>
    <w:rsid w:val="002921C9"/>
    <w:rsid w:val="00296636"/>
    <w:rsid w:val="002B3590"/>
    <w:rsid w:val="002C19F8"/>
    <w:rsid w:val="002C6022"/>
    <w:rsid w:val="00313B9E"/>
    <w:rsid w:val="00316E6B"/>
    <w:rsid w:val="00322636"/>
    <w:rsid w:val="003410CF"/>
    <w:rsid w:val="00347C44"/>
    <w:rsid w:val="003525F1"/>
    <w:rsid w:val="00352651"/>
    <w:rsid w:val="003617E6"/>
    <w:rsid w:val="003637F7"/>
    <w:rsid w:val="00373D75"/>
    <w:rsid w:val="00376C56"/>
    <w:rsid w:val="003815FC"/>
    <w:rsid w:val="00382EFE"/>
    <w:rsid w:val="003830F6"/>
    <w:rsid w:val="00384130"/>
    <w:rsid w:val="003A1B94"/>
    <w:rsid w:val="003C0FC3"/>
    <w:rsid w:val="003C20CE"/>
    <w:rsid w:val="003C2271"/>
    <w:rsid w:val="003D2BC9"/>
    <w:rsid w:val="003D45A8"/>
    <w:rsid w:val="004109B4"/>
    <w:rsid w:val="0041486A"/>
    <w:rsid w:val="0042430E"/>
    <w:rsid w:val="00456C7C"/>
    <w:rsid w:val="00456E74"/>
    <w:rsid w:val="0046074C"/>
    <w:rsid w:val="00495760"/>
    <w:rsid w:val="004A1CD9"/>
    <w:rsid w:val="004A2248"/>
    <w:rsid w:val="004C03BC"/>
    <w:rsid w:val="004C50A6"/>
    <w:rsid w:val="004D0071"/>
    <w:rsid w:val="004E39CF"/>
    <w:rsid w:val="004F5968"/>
    <w:rsid w:val="004F77A5"/>
    <w:rsid w:val="004F7AD7"/>
    <w:rsid w:val="00501A17"/>
    <w:rsid w:val="00504625"/>
    <w:rsid w:val="005047C3"/>
    <w:rsid w:val="0054451C"/>
    <w:rsid w:val="005520CF"/>
    <w:rsid w:val="00560125"/>
    <w:rsid w:val="00575E6D"/>
    <w:rsid w:val="00591857"/>
    <w:rsid w:val="005B1E60"/>
    <w:rsid w:val="005C17C6"/>
    <w:rsid w:val="005D6ECA"/>
    <w:rsid w:val="005F5BA8"/>
    <w:rsid w:val="006068C5"/>
    <w:rsid w:val="00611F2C"/>
    <w:rsid w:val="00612F2A"/>
    <w:rsid w:val="006154D3"/>
    <w:rsid w:val="00615525"/>
    <w:rsid w:val="0063174B"/>
    <w:rsid w:val="006526D2"/>
    <w:rsid w:val="0065791B"/>
    <w:rsid w:val="00674B15"/>
    <w:rsid w:val="00675725"/>
    <w:rsid w:val="006B5F14"/>
    <w:rsid w:val="006F36CF"/>
    <w:rsid w:val="007243F3"/>
    <w:rsid w:val="00743CA2"/>
    <w:rsid w:val="007455A8"/>
    <w:rsid w:val="00750309"/>
    <w:rsid w:val="007609AB"/>
    <w:rsid w:val="0077531C"/>
    <w:rsid w:val="00784282"/>
    <w:rsid w:val="00795A2F"/>
    <w:rsid w:val="00796DC1"/>
    <w:rsid w:val="007A28CF"/>
    <w:rsid w:val="007B603A"/>
    <w:rsid w:val="007C3008"/>
    <w:rsid w:val="007C3C62"/>
    <w:rsid w:val="007C6D14"/>
    <w:rsid w:val="007D0D81"/>
    <w:rsid w:val="007F0224"/>
    <w:rsid w:val="007F1377"/>
    <w:rsid w:val="007F467E"/>
    <w:rsid w:val="008576C7"/>
    <w:rsid w:val="008653EF"/>
    <w:rsid w:val="00872A6A"/>
    <w:rsid w:val="008B5E67"/>
    <w:rsid w:val="008B6967"/>
    <w:rsid w:val="008B7E69"/>
    <w:rsid w:val="008D0BF5"/>
    <w:rsid w:val="00925510"/>
    <w:rsid w:val="00932D2B"/>
    <w:rsid w:val="00933456"/>
    <w:rsid w:val="00936BF2"/>
    <w:rsid w:val="009607F7"/>
    <w:rsid w:val="009672A4"/>
    <w:rsid w:val="00990196"/>
    <w:rsid w:val="009918B0"/>
    <w:rsid w:val="009B1CF8"/>
    <w:rsid w:val="009E146C"/>
    <w:rsid w:val="009E4071"/>
    <w:rsid w:val="009F4DE2"/>
    <w:rsid w:val="00A02F4F"/>
    <w:rsid w:val="00A30661"/>
    <w:rsid w:val="00A40CB0"/>
    <w:rsid w:val="00A549FE"/>
    <w:rsid w:val="00AA7088"/>
    <w:rsid w:val="00AC2332"/>
    <w:rsid w:val="00AC52FA"/>
    <w:rsid w:val="00AC6DAA"/>
    <w:rsid w:val="00AD3730"/>
    <w:rsid w:val="00AE77A8"/>
    <w:rsid w:val="00B0735D"/>
    <w:rsid w:val="00B25D40"/>
    <w:rsid w:val="00B43B8B"/>
    <w:rsid w:val="00B5720E"/>
    <w:rsid w:val="00B6635B"/>
    <w:rsid w:val="00B73B54"/>
    <w:rsid w:val="00B77667"/>
    <w:rsid w:val="00B84F56"/>
    <w:rsid w:val="00B950D4"/>
    <w:rsid w:val="00BC52C1"/>
    <w:rsid w:val="00BD23A9"/>
    <w:rsid w:val="00C00499"/>
    <w:rsid w:val="00C11DDE"/>
    <w:rsid w:val="00C136AF"/>
    <w:rsid w:val="00C205D3"/>
    <w:rsid w:val="00C50E8C"/>
    <w:rsid w:val="00C57253"/>
    <w:rsid w:val="00C6312F"/>
    <w:rsid w:val="00C71AD2"/>
    <w:rsid w:val="00C749CA"/>
    <w:rsid w:val="00C85609"/>
    <w:rsid w:val="00CA1FFD"/>
    <w:rsid w:val="00CB0E1E"/>
    <w:rsid w:val="00CC00B6"/>
    <w:rsid w:val="00CC237A"/>
    <w:rsid w:val="00CD386F"/>
    <w:rsid w:val="00CE09F1"/>
    <w:rsid w:val="00CF116A"/>
    <w:rsid w:val="00D0745D"/>
    <w:rsid w:val="00D210BE"/>
    <w:rsid w:val="00D36914"/>
    <w:rsid w:val="00D503A2"/>
    <w:rsid w:val="00D6669D"/>
    <w:rsid w:val="00D67FB9"/>
    <w:rsid w:val="00D74D15"/>
    <w:rsid w:val="00D875CA"/>
    <w:rsid w:val="00D91796"/>
    <w:rsid w:val="00DA0CF5"/>
    <w:rsid w:val="00DB0F68"/>
    <w:rsid w:val="00DC4F2C"/>
    <w:rsid w:val="00DD13CE"/>
    <w:rsid w:val="00DD460F"/>
    <w:rsid w:val="00DD7E1C"/>
    <w:rsid w:val="00E00AF8"/>
    <w:rsid w:val="00E2067C"/>
    <w:rsid w:val="00E43E03"/>
    <w:rsid w:val="00E46A08"/>
    <w:rsid w:val="00E51404"/>
    <w:rsid w:val="00E62A35"/>
    <w:rsid w:val="00E71ABA"/>
    <w:rsid w:val="00E753BC"/>
    <w:rsid w:val="00E81662"/>
    <w:rsid w:val="00E8750D"/>
    <w:rsid w:val="00E8797E"/>
    <w:rsid w:val="00EB14C3"/>
    <w:rsid w:val="00EB788C"/>
    <w:rsid w:val="00ED4089"/>
    <w:rsid w:val="00EF1C8E"/>
    <w:rsid w:val="00EF666F"/>
    <w:rsid w:val="00F44706"/>
    <w:rsid w:val="00F66EBC"/>
    <w:rsid w:val="00F86D15"/>
    <w:rsid w:val="00FA17B7"/>
    <w:rsid w:val="00FB4A32"/>
    <w:rsid w:val="00FB5E8D"/>
    <w:rsid w:val="00FF3233"/>
    <w:rsid w:val="00FF4F7D"/>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BF4D5"/>
  <w15:docId w15:val="{B05BF5A4-9535-456F-8B08-80002D1C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9A5"/>
  </w:style>
  <w:style w:type="paragraph" w:styleId="Heading1">
    <w:name w:val="heading 1"/>
    <w:basedOn w:val="Normal"/>
    <w:next w:val="Normal"/>
    <w:link w:val="Heading1Char"/>
    <w:qFormat/>
    <w:rsid w:val="0024035C"/>
    <w:pPr>
      <w:keepNext/>
      <w:tabs>
        <w:tab w:val="left" w:pos="2235"/>
      </w:tabs>
      <w:spacing w:after="0"/>
      <w:outlineLvl w:val="0"/>
    </w:pPr>
    <w:rPr>
      <w:rFonts w:ascii="Times New Roman" w:eastAsia="Times New Roman" w:hAnsi="Times New Roman" w:cs="Times New Roman"/>
      <w:b/>
      <w:bCs/>
    </w:rPr>
  </w:style>
  <w:style w:type="paragraph" w:styleId="Heading2">
    <w:name w:val="heading 2"/>
    <w:basedOn w:val="Normal"/>
    <w:next w:val="Normal"/>
    <w:link w:val="Heading2Char"/>
    <w:rsid w:val="002403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rsid w:val="008C3A0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rsid w:val="008C3A0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rsid w:val="00E54D5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rsid w:val="004C50A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6739"/>
    <w:pPr>
      <w:tabs>
        <w:tab w:val="center" w:pos="4320"/>
        <w:tab w:val="right" w:pos="8640"/>
      </w:tabs>
      <w:spacing w:after="0"/>
    </w:pPr>
  </w:style>
  <w:style w:type="character" w:customStyle="1" w:styleId="HeaderChar">
    <w:name w:val="Header Char"/>
    <w:basedOn w:val="DefaultParagraphFont"/>
    <w:link w:val="Header"/>
    <w:uiPriority w:val="99"/>
    <w:rsid w:val="00E66739"/>
  </w:style>
  <w:style w:type="paragraph" w:styleId="Footer">
    <w:name w:val="footer"/>
    <w:basedOn w:val="Normal"/>
    <w:link w:val="FooterChar"/>
    <w:uiPriority w:val="99"/>
    <w:unhideWhenUsed/>
    <w:rsid w:val="00E66739"/>
    <w:pPr>
      <w:tabs>
        <w:tab w:val="center" w:pos="4320"/>
        <w:tab w:val="right" w:pos="8640"/>
      </w:tabs>
      <w:spacing w:after="0"/>
    </w:pPr>
  </w:style>
  <w:style w:type="character" w:customStyle="1" w:styleId="FooterChar">
    <w:name w:val="Footer Char"/>
    <w:basedOn w:val="DefaultParagraphFont"/>
    <w:link w:val="Footer"/>
    <w:uiPriority w:val="99"/>
    <w:rsid w:val="00E66739"/>
  </w:style>
  <w:style w:type="character" w:styleId="Hyperlink">
    <w:name w:val="Hyperlink"/>
    <w:basedOn w:val="DefaultParagraphFont"/>
    <w:uiPriority w:val="99"/>
    <w:unhideWhenUsed/>
    <w:rsid w:val="00E66739"/>
    <w:rPr>
      <w:color w:val="0000FF"/>
      <w:u w:val="single"/>
    </w:rPr>
  </w:style>
  <w:style w:type="paragraph" w:styleId="BalloonText">
    <w:name w:val="Balloon Text"/>
    <w:basedOn w:val="Normal"/>
    <w:link w:val="BalloonTextChar"/>
    <w:rsid w:val="00AC0122"/>
    <w:pPr>
      <w:spacing w:after="0"/>
    </w:pPr>
    <w:rPr>
      <w:rFonts w:ascii="Tahoma" w:hAnsi="Tahoma" w:cs="Tahoma"/>
      <w:sz w:val="16"/>
      <w:szCs w:val="16"/>
    </w:rPr>
  </w:style>
  <w:style w:type="character" w:customStyle="1" w:styleId="BalloonTextChar">
    <w:name w:val="Balloon Text Char"/>
    <w:basedOn w:val="DefaultParagraphFont"/>
    <w:link w:val="BalloonText"/>
    <w:rsid w:val="00AC0122"/>
    <w:rPr>
      <w:rFonts w:ascii="Tahoma" w:hAnsi="Tahoma" w:cs="Tahoma"/>
      <w:sz w:val="16"/>
      <w:szCs w:val="16"/>
    </w:rPr>
  </w:style>
  <w:style w:type="character" w:customStyle="1" w:styleId="Heading1Char">
    <w:name w:val="Heading 1 Char"/>
    <w:basedOn w:val="DefaultParagraphFont"/>
    <w:link w:val="Heading1"/>
    <w:rsid w:val="0024035C"/>
    <w:rPr>
      <w:rFonts w:ascii="Times New Roman" w:eastAsia="Times New Roman" w:hAnsi="Times New Roman" w:cs="Times New Roman"/>
      <w:b/>
      <w:bCs/>
    </w:rPr>
  </w:style>
  <w:style w:type="character" w:customStyle="1" w:styleId="Heading2Char">
    <w:name w:val="Heading 2 Char"/>
    <w:basedOn w:val="DefaultParagraphFont"/>
    <w:link w:val="Heading2"/>
    <w:rsid w:val="0024035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24035C"/>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rsid w:val="00E54D5E"/>
    <w:rPr>
      <w:rFonts w:asciiTheme="majorHAnsi" w:eastAsiaTheme="majorEastAsia" w:hAnsiTheme="majorHAnsi" w:cstheme="majorBidi"/>
      <w:color w:val="243F60" w:themeColor="accent1" w:themeShade="7F"/>
    </w:rPr>
  </w:style>
  <w:style w:type="paragraph" w:styleId="BodyTextIndent">
    <w:name w:val="Body Text Indent"/>
    <w:basedOn w:val="Normal"/>
    <w:link w:val="BodyTextIndentChar"/>
    <w:rsid w:val="00E54D5E"/>
    <w:pPr>
      <w:spacing w:after="0"/>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54D5E"/>
    <w:rPr>
      <w:rFonts w:ascii="Times New Roman" w:eastAsia="Times New Roman" w:hAnsi="Times New Roman" w:cs="Times New Roman"/>
    </w:rPr>
  </w:style>
  <w:style w:type="character" w:styleId="IntenseEmphasis">
    <w:name w:val="Intense Emphasis"/>
    <w:basedOn w:val="DefaultParagraphFont"/>
    <w:uiPriority w:val="21"/>
    <w:qFormat/>
    <w:rsid w:val="00E54D5E"/>
    <w:rPr>
      <w:b/>
      <w:bCs/>
      <w:i/>
      <w:iCs/>
      <w:color w:val="4F81BD"/>
    </w:rPr>
  </w:style>
  <w:style w:type="paragraph" w:styleId="ListParagraph">
    <w:name w:val="List Paragraph"/>
    <w:basedOn w:val="Normal"/>
    <w:link w:val="ListParagraphChar"/>
    <w:uiPriority w:val="34"/>
    <w:qFormat/>
    <w:rsid w:val="00E54D5E"/>
    <w:pPr>
      <w:spacing w:line="276" w:lineRule="auto"/>
      <w:ind w:left="720"/>
      <w:contextualSpacing/>
    </w:pPr>
    <w:rPr>
      <w:rFonts w:ascii="Calibri" w:eastAsia="Calibri" w:hAnsi="Calibri" w:cs="Times New Roman"/>
      <w:sz w:val="22"/>
      <w:szCs w:val="22"/>
    </w:rPr>
  </w:style>
  <w:style w:type="paragraph" w:styleId="BodyText">
    <w:name w:val="Body Text"/>
    <w:basedOn w:val="Normal"/>
    <w:link w:val="BodyTextChar"/>
    <w:rsid w:val="00E54D5E"/>
    <w:pPr>
      <w:spacing w:after="120"/>
    </w:pPr>
  </w:style>
  <w:style w:type="character" w:customStyle="1" w:styleId="BodyTextChar">
    <w:name w:val="Body Text Char"/>
    <w:basedOn w:val="DefaultParagraphFont"/>
    <w:link w:val="BodyText"/>
    <w:rsid w:val="00E54D5E"/>
  </w:style>
  <w:style w:type="paragraph" w:styleId="TOC1">
    <w:name w:val="toc 1"/>
    <w:basedOn w:val="Normal"/>
    <w:next w:val="Normal"/>
    <w:autoRedefine/>
    <w:uiPriority w:val="39"/>
    <w:qFormat/>
    <w:rsid w:val="00E54D5E"/>
    <w:pPr>
      <w:tabs>
        <w:tab w:val="left" w:pos="720"/>
        <w:tab w:val="left" w:pos="960"/>
        <w:tab w:val="right" w:leader="dot" w:pos="9270"/>
      </w:tabs>
      <w:spacing w:before="120" w:after="0" w:line="360" w:lineRule="auto"/>
      <w:ind w:left="738" w:right="707"/>
    </w:pPr>
    <w:rPr>
      <w:rFonts w:ascii="Bookman Old Style" w:eastAsia="Times New Roman" w:hAnsi="Bookman Old Style" w:cs="Arial"/>
      <w:noProof/>
      <w:w w:val="116"/>
    </w:rPr>
  </w:style>
  <w:style w:type="character" w:customStyle="1" w:styleId="Heading3Char">
    <w:name w:val="Heading 3 Char"/>
    <w:basedOn w:val="DefaultParagraphFont"/>
    <w:link w:val="Heading3"/>
    <w:rsid w:val="008C3A0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8C3A0E"/>
    <w:rPr>
      <w:rFonts w:asciiTheme="majorHAnsi" w:eastAsiaTheme="majorEastAsia" w:hAnsiTheme="majorHAnsi" w:cstheme="majorBidi"/>
      <w:b/>
      <w:bCs/>
      <w:i/>
      <w:iCs/>
      <w:color w:val="4F81BD" w:themeColor="accent1"/>
    </w:rPr>
  </w:style>
  <w:style w:type="paragraph" w:customStyle="1" w:styleId="Pa0">
    <w:name w:val="Pa0"/>
    <w:basedOn w:val="Normal"/>
    <w:next w:val="Normal"/>
    <w:uiPriority w:val="99"/>
    <w:rsid w:val="008C3A0E"/>
    <w:pPr>
      <w:autoSpaceDE w:val="0"/>
      <w:autoSpaceDN w:val="0"/>
      <w:adjustRightInd w:val="0"/>
      <w:spacing w:after="0" w:line="241" w:lineRule="atLeast"/>
    </w:pPr>
    <w:rPr>
      <w:rFonts w:ascii="Foco" w:eastAsia="Times New Roman" w:hAnsi="Foco" w:cs="Times New Roman"/>
    </w:rPr>
  </w:style>
  <w:style w:type="paragraph" w:customStyle="1" w:styleId="Pa10">
    <w:name w:val="Pa10"/>
    <w:basedOn w:val="Normal"/>
    <w:next w:val="Normal"/>
    <w:uiPriority w:val="99"/>
    <w:rsid w:val="008C3A0E"/>
    <w:pPr>
      <w:autoSpaceDE w:val="0"/>
      <w:autoSpaceDN w:val="0"/>
      <w:adjustRightInd w:val="0"/>
      <w:spacing w:after="0" w:line="241" w:lineRule="atLeast"/>
    </w:pPr>
    <w:rPr>
      <w:rFonts w:ascii="Foco" w:eastAsia="Times New Roman" w:hAnsi="Foco" w:cs="Times New Roman"/>
    </w:rPr>
  </w:style>
  <w:style w:type="character" w:customStyle="1" w:styleId="A8">
    <w:name w:val="A8"/>
    <w:uiPriority w:val="99"/>
    <w:rsid w:val="008C3A0E"/>
    <w:rPr>
      <w:rFonts w:ascii="HelveticaNeueLT Com 45 Lt" w:hAnsi="HelveticaNeueLT Com 45 Lt" w:cs="HelveticaNeueLT Com 45 Lt"/>
      <w:color w:val="000000"/>
      <w:sz w:val="18"/>
      <w:szCs w:val="18"/>
    </w:rPr>
  </w:style>
  <w:style w:type="paragraph" w:customStyle="1" w:styleId="Pa3">
    <w:name w:val="Pa3"/>
    <w:basedOn w:val="Normal"/>
    <w:next w:val="Normal"/>
    <w:uiPriority w:val="99"/>
    <w:rsid w:val="008C3A0E"/>
    <w:pPr>
      <w:autoSpaceDE w:val="0"/>
      <w:autoSpaceDN w:val="0"/>
      <w:adjustRightInd w:val="0"/>
      <w:spacing w:after="0" w:line="241" w:lineRule="atLeast"/>
    </w:pPr>
    <w:rPr>
      <w:rFonts w:ascii="HelveticaNeueLT Com 45 Lt" w:eastAsia="Times New Roman" w:hAnsi="HelveticaNeueLT Com 45 Lt" w:cs="Times New Roman"/>
    </w:rPr>
  </w:style>
  <w:style w:type="paragraph" w:customStyle="1" w:styleId="Default">
    <w:name w:val="Default"/>
    <w:rsid w:val="00906067"/>
    <w:pPr>
      <w:autoSpaceDE w:val="0"/>
      <w:autoSpaceDN w:val="0"/>
      <w:adjustRightInd w:val="0"/>
      <w:spacing w:after="0"/>
    </w:pPr>
    <w:rPr>
      <w:rFonts w:ascii="Bookman Old Style" w:hAnsi="Bookman Old Style" w:cs="Bookman Old Style"/>
      <w:color w:val="000000"/>
    </w:rPr>
  </w:style>
  <w:style w:type="character" w:styleId="BookTitle">
    <w:name w:val="Book Title"/>
    <w:basedOn w:val="DefaultParagraphFont"/>
    <w:uiPriority w:val="33"/>
    <w:qFormat/>
    <w:rsid w:val="008B31AA"/>
    <w:rPr>
      <w:b/>
      <w:bCs/>
      <w:smallCaps/>
      <w:spacing w:val="5"/>
    </w:rPr>
  </w:style>
  <w:style w:type="paragraph" w:customStyle="1" w:styleId="Style1">
    <w:name w:val="Style1"/>
    <w:basedOn w:val="ListParagraph"/>
    <w:link w:val="Style1Char"/>
    <w:qFormat/>
    <w:rsid w:val="00CF116A"/>
    <w:pPr>
      <w:numPr>
        <w:numId w:val="10"/>
      </w:numPr>
      <w:spacing w:after="240"/>
    </w:pPr>
    <w:rPr>
      <w:rFonts w:ascii="Bookman Old Style" w:hAnsi="Bookman Old Style"/>
    </w:rPr>
  </w:style>
  <w:style w:type="character" w:customStyle="1" w:styleId="ListParagraphChar">
    <w:name w:val="List Paragraph Char"/>
    <w:basedOn w:val="DefaultParagraphFont"/>
    <w:link w:val="ListParagraph"/>
    <w:uiPriority w:val="34"/>
    <w:rsid w:val="00CF116A"/>
    <w:rPr>
      <w:rFonts w:ascii="Calibri" w:eastAsia="Calibri" w:hAnsi="Calibri" w:cs="Times New Roman"/>
      <w:sz w:val="22"/>
      <w:szCs w:val="22"/>
    </w:rPr>
  </w:style>
  <w:style w:type="character" w:customStyle="1" w:styleId="Style1Char">
    <w:name w:val="Style1 Char"/>
    <w:basedOn w:val="ListParagraphChar"/>
    <w:link w:val="Style1"/>
    <w:rsid w:val="00CF116A"/>
    <w:rPr>
      <w:rFonts w:ascii="Bookman Old Style" w:eastAsia="Calibri" w:hAnsi="Bookman Old Style" w:cs="Times New Roman"/>
      <w:sz w:val="22"/>
      <w:szCs w:val="22"/>
    </w:rPr>
  </w:style>
  <w:style w:type="character" w:styleId="PageNumber">
    <w:name w:val="page number"/>
    <w:basedOn w:val="DefaultParagraphFont"/>
    <w:rsid w:val="00DD13CE"/>
  </w:style>
  <w:style w:type="character" w:customStyle="1" w:styleId="Heading9Char">
    <w:name w:val="Heading 9 Char"/>
    <w:basedOn w:val="DefaultParagraphFont"/>
    <w:link w:val="Heading9"/>
    <w:rsid w:val="004C50A6"/>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3018">
      <w:bodyDiv w:val="1"/>
      <w:marLeft w:val="0"/>
      <w:marRight w:val="0"/>
      <w:marTop w:val="0"/>
      <w:marBottom w:val="0"/>
      <w:divBdr>
        <w:top w:val="none" w:sz="0" w:space="0" w:color="auto"/>
        <w:left w:val="none" w:sz="0" w:space="0" w:color="auto"/>
        <w:bottom w:val="none" w:sz="0" w:space="0" w:color="auto"/>
        <w:right w:val="none" w:sz="0" w:space="0" w:color="auto"/>
      </w:divBdr>
    </w:div>
    <w:div w:id="151482439">
      <w:bodyDiv w:val="1"/>
      <w:marLeft w:val="0"/>
      <w:marRight w:val="0"/>
      <w:marTop w:val="0"/>
      <w:marBottom w:val="0"/>
      <w:divBdr>
        <w:top w:val="none" w:sz="0" w:space="0" w:color="auto"/>
        <w:left w:val="none" w:sz="0" w:space="0" w:color="auto"/>
        <w:bottom w:val="none" w:sz="0" w:space="0" w:color="auto"/>
        <w:right w:val="none" w:sz="0" w:space="0" w:color="auto"/>
      </w:divBdr>
    </w:div>
    <w:div w:id="159153509">
      <w:bodyDiv w:val="1"/>
      <w:marLeft w:val="0"/>
      <w:marRight w:val="0"/>
      <w:marTop w:val="0"/>
      <w:marBottom w:val="0"/>
      <w:divBdr>
        <w:top w:val="none" w:sz="0" w:space="0" w:color="auto"/>
        <w:left w:val="none" w:sz="0" w:space="0" w:color="auto"/>
        <w:bottom w:val="none" w:sz="0" w:space="0" w:color="auto"/>
        <w:right w:val="none" w:sz="0" w:space="0" w:color="auto"/>
      </w:divBdr>
    </w:div>
    <w:div w:id="412165477">
      <w:bodyDiv w:val="1"/>
      <w:marLeft w:val="0"/>
      <w:marRight w:val="0"/>
      <w:marTop w:val="0"/>
      <w:marBottom w:val="0"/>
      <w:divBdr>
        <w:top w:val="none" w:sz="0" w:space="0" w:color="auto"/>
        <w:left w:val="none" w:sz="0" w:space="0" w:color="auto"/>
        <w:bottom w:val="none" w:sz="0" w:space="0" w:color="auto"/>
        <w:right w:val="none" w:sz="0" w:space="0" w:color="auto"/>
      </w:divBdr>
    </w:div>
    <w:div w:id="471871155">
      <w:bodyDiv w:val="1"/>
      <w:marLeft w:val="0"/>
      <w:marRight w:val="0"/>
      <w:marTop w:val="0"/>
      <w:marBottom w:val="0"/>
      <w:divBdr>
        <w:top w:val="none" w:sz="0" w:space="0" w:color="auto"/>
        <w:left w:val="none" w:sz="0" w:space="0" w:color="auto"/>
        <w:bottom w:val="none" w:sz="0" w:space="0" w:color="auto"/>
        <w:right w:val="none" w:sz="0" w:space="0" w:color="auto"/>
      </w:divBdr>
    </w:div>
    <w:div w:id="662587082">
      <w:bodyDiv w:val="1"/>
      <w:marLeft w:val="0"/>
      <w:marRight w:val="0"/>
      <w:marTop w:val="0"/>
      <w:marBottom w:val="0"/>
      <w:divBdr>
        <w:top w:val="none" w:sz="0" w:space="0" w:color="auto"/>
        <w:left w:val="none" w:sz="0" w:space="0" w:color="auto"/>
        <w:bottom w:val="none" w:sz="0" w:space="0" w:color="auto"/>
        <w:right w:val="none" w:sz="0" w:space="0" w:color="auto"/>
      </w:divBdr>
      <w:divsChild>
        <w:div w:id="153835340">
          <w:marLeft w:val="0"/>
          <w:marRight w:val="0"/>
          <w:marTop w:val="0"/>
          <w:marBottom w:val="0"/>
          <w:divBdr>
            <w:top w:val="none" w:sz="0" w:space="0" w:color="auto"/>
            <w:left w:val="none" w:sz="0" w:space="0" w:color="auto"/>
            <w:bottom w:val="none" w:sz="0" w:space="0" w:color="auto"/>
            <w:right w:val="none" w:sz="0" w:space="0" w:color="auto"/>
          </w:divBdr>
          <w:divsChild>
            <w:div w:id="1309630317">
              <w:marLeft w:val="0"/>
              <w:marRight w:val="0"/>
              <w:marTop w:val="0"/>
              <w:marBottom w:val="0"/>
              <w:divBdr>
                <w:top w:val="none" w:sz="0" w:space="0" w:color="auto"/>
                <w:left w:val="none" w:sz="0" w:space="0" w:color="auto"/>
                <w:bottom w:val="none" w:sz="0" w:space="0" w:color="auto"/>
                <w:right w:val="none" w:sz="0" w:space="0" w:color="auto"/>
              </w:divBdr>
            </w:div>
            <w:div w:id="1473984453">
              <w:marLeft w:val="0"/>
              <w:marRight w:val="0"/>
              <w:marTop w:val="0"/>
              <w:marBottom w:val="0"/>
              <w:divBdr>
                <w:top w:val="none" w:sz="0" w:space="0" w:color="auto"/>
                <w:left w:val="none" w:sz="0" w:space="0" w:color="auto"/>
                <w:bottom w:val="none" w:sz="0" w:space="0" w:color="auto"/>
                <w:right w:val="none" w:sz="0" w:space="0" w:color="auto"/>
              </w:divBdr>
              <w:divsChild>
                <w:div w:id="1360667823">
                  <w:marLeft w:val="0"/>
                  <w:marRight w:val="0"/>
                  <w:marTop w:val="0"/>
                  <w:marBottom w:val="0"/>
                  <w:divBdr>
                    <w:top w:val="none" w:sz="0" w:space="0" w:color="auto"/>
                    <w:left w:val="none" w:sz="0" w:space="0" w:color="auto"/>
                    <w:bottom w:val="none" w:sz="0" w:space="0" w:color="auto"/>
                    <w:right w:val="none" w:sz="0" w:space="0" w:color="auto"/>
                  </w:divBdr>
                  <w:divsChild>
                    <w:div w:id="12491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4824">
      <w:bodyDiv w:val="1"/>
      <w:marLeft w:val="0"/>
      <w:marRight w:val="0"/>
      <w:marTop w:val="0"/>
      <w:marBottom w:val="0"/>
      <w:divBdr>
        <w:top w:val="none" w:sz="0" w:space="0" w:color="auto"/>
        <w:left w:val="none" w:sz="0" w:space="0" w:color="auto"/>
        <w:bottom w:val="none" w:sz="0" w:space="0" w:color="auto"/>
        <w:right w:val="none" w:sz="0" w:space="0" w:color="auto"/>
      </w:divBdr>
    </w:div>
    <w:div w:id="1386559653">
      <w:bodyDiv w:val="1"/>
      <w:marLeft w:val="0"/>
      <w:marRight w:val="0"/>
      <w:marTop w:val="0"/>
      <w:marBottom w:val="0"/>
      <w:divBdr>
        <w:top w:val="none" w:sz="0" w:space="0" w:color="auto"/>
        <w:left w:val="none" w:sz="0" w:space="0" w:color="auto"/>
        <w:bottom w:val="none" w:sz="0" w:space="0" w:color="auto"/>
        <w:right w:val="none" w:sz="0" w:space="0" w:color="auto"/>
      </w:divBdr>
    </w:div>
    <w:div w:id="1691878444">
      <w:bodyDiv w:val="1"/>
      <w:marLeft w:val="0"/>
      <w:marRight w:val="0"/>
      <w:marTop w:val="0"/>
      <w:marBottom w:val="0"/>
      <w:divBdr>
        <w:top w:val="none" w:sz="0" w:space="0" w:color="auto"/>
        <w:left w:val="none" w:sz="0" w:space="0" w:color="auto"/>
        <w:bottom w:val="none" w:sz="0" w:space="0" w:color="auto"/>
        <w:right w:val="none" w:sz="0" w:space="0" w:color="auto"/>
      </w:divBdr>
    </w:div>
    <w:div w:id="1735201915">
      <w:bodyDiv w:val="1"/>
      <w:marLeft w:val="0"/>
      <w:marRight w:val="0"/>
      <w:marTop w:val="0"/>
      <w:marBottom w:val="0"/>
      <w:divBdr>
        <w:top w:val="none" w:sz="0" w:space="0" w:color="auto"/>
        <w:left w:val="none" w:sz="0" w:space="0" w:color="auto"/>
        <w:bottom w:val="none" w:sz="0" w:space="0" w:color="auto"/>
        <w:right w:val="none" w:sz="0" w:space="0" w:color="auto"/>
      </w:divBdr>
      <w:divsChild>
        <w:div w:id="693263767">
          <w:marLeft w:val="0"/>
          <w:marRight w:val="0"/>
          <w:marTop w:val="0"/>
          <w:marBottom w:val="0"/>
          <w:divBdr>
            <w:top w:val="none" w:sz="0" w:space="0" w:color="auto"/>
            <w:left w:val="none" w:sz="0" w:space="0" w:color="auto"/>
            <w:bottom w:val="none" w:sz="0" w:space="0" w:color="auto"/>
            <w:right w:val="none" w:sz="0" w:space="0" w:color="auto"/>
          </w:divBdr>
          <w:divsChild>
            <w:div w:id="1590235311">
              <w:marLeft w:val="0"/>
              <w:marRight w:val="0"/>
              <w:marTop w:val="0"/>
              <w:marBottom w:val="0"/>
              <w:divBdr>
                <w:top w:val="none" w:sz="0" w:space="0" w:color="auto"/>
                <w:left w:val="none" w:sz="0" w:space="0" w:color="auto"/>
                <w:bottom w:val="none" w:sz="0" w:space="0" w:color="auto"/>
                <w:right w:val="none" w:sz="0" w:space="0" w:color="auto"/>
              </w:divBdr>
            </w:div>
          </w:divsChild>
        </w:div>
        <w:div w:id="2062288962">
          <w:marLeft w:val="0"/>
          <w:marRight w:val="0"/>
          <w:marTop w:val="0"/>
          <w:marBottom w:val="0"/>
          <w:divBdr>
            <w:top w:val="none" w:sz="0" w:space="0" w:color="auto"/>
            <w:left w:val="none" w:sz="0" w:space="0" w:color="auto"/>
            <w:bottom w:val="none" w:sz="0" w:space="0" w:color="auto"/>
            <w:right w:val="none" w:sz="0" w:space="0" w:color="auto"/>
          </w:divBdr>
          <w:divsChild>
            <w:div w:id="14144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atma@kaps.c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17</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Kaps</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Mwandia</dc:creator>
  <cp:lastModifiedBy>Ikemafuna</cp:lastModifiedBy>
  <cp:revision>37</cp:revision>
  <cp:lastPrinted>2020-11-23T12:32:00Z</cp:lastPrinted>
  <dcterms:created xsi:type="dcterms:W3CDTF">2020-11-23T11:47:00Z</dcterms:created>
  <dcterms:modified xsi:type="dcterms:W3CDTF">2020-11-23T14:02:00Z</dcterms:modified>
</cp:coreProperties>
</file>